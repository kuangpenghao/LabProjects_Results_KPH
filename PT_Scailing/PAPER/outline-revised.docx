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E29A7">
      <w:pPr>
        <w:rPr>
          <w:b/>
          <w:bCs/>
        </w:rPr>
      </w:pPr>
    </w:p>
    <w:p w14:paraId="137FDB25">
      <w:pPr>
        <w:jc w:val="center"/>
        <w:rPr>
          <w:rStyle w:val="6"/>
          <w:b/>
          <w:bCs/>
          <w:sz w:val="24"/>
          <w:szCs w:val="32"/>
        </w:rPr>
      </w:pPr>
      <w:r>
        <w:rPr>
          <w:b/>
          <w:bCs/>
          <w:sz w:val="24"/>
          <w:szCs w:val="32"/>
        </w:rPr>
        <w:t xml:space="preserve">Scaling Probabilistic Transformer via </w:t>
      </w:r>
      <w:commentRangeStart w:id="0"/>
      <w:commentRangeStart w:id="1"/>
      <w:commentRangeStart w:id="2"/>
      <w:commentRangeStart w:id="3"/>
      <w:r>
        <w:rPr>
          <w:b/>
          <w:bCs/>
          <w:sz w:val="24"/>
          <w:szCs w:val="32"/>
        </w:rPr>
        <w:t>Zero-Shot Hyperparameter Transfer</w:t>
      </w:r>
      <w:commentRangeEnd w:id="0"/>
      <w:r>
        <w:rPr>
          <w:rStyle w:val="6"/>
          <w:b/>
          <w:bCs/>
          <w:sz w:val="24"/>
          <w:szCs w:val="32"/>
        </w:rPr>
        <w:commentReference w:id="0"/>
      </w:r>
    </w:p>
    <w:commentRangeEnd w:id="1"/>
    <w:p w14:paraId="0CCE29A8">
      <w:pPr>
        <w:jc w:val="center"/>
        <w:rPr>
          <w:rFonts w:hint="eastAsia" w:eastAsiaTheme="minorEastAsia"/>
          <w:b/>
          <w:bCs/>
          <w:sz w:val="24"/>
          <w:szCs w:val="32"/>
          <w:lang w:eastAsia="zh-CN"/>
        </w:rPr>
      </w:pPr>
      <w:r>
        <w:rPr>
          <w:rStyle w:val="6"/>
          <w:b/>
          <w:bCs/>
          <w:sz w:val="24"/>
          <w:szCs w:val="32"/>
        </w:rPr>
        <w:commentReference w:id="1"/>
      </w:r>
      <w:commentRangeEnd w:id="2"/>
      <w:r>
        <w:commentReference w:id="2"/>
      </w:r>
      <w:commentRangeEnd w:id="3"/>
      <w:r>
        <w:commentReference w:id="3"/>
      </w:r>
      <w:r>
        <w:rPr>
          <w:rStyle w:val="6"/>
          <w:rFonts w:hint="eastAsia"/>
          <w:b/>
          <w:bCs/>
          <w:sz w:val="24"/>
          <w:szCs w:val="32"/>
          <w:lang w:eastAsia="zh-CN"/>
        </w:rPr>
        <w:t>（</w:t>
      </w:r>
      <w:r>
        <w:rPr>
          <w:rStyle w:val="6"/>
          <w:rFonts w:hint="eastAsia"/>
          <w:b/>
          <w:bCs/>
          <w:sz w:val="24"/>
          <w:szCs w:val="32"/>
          <w:lang w:val="en-US" w:eastAsia="zh-CN"/>
        </w:rPr>
        <w:t>标题名称</w:t>
      </w:r>
      <w:r>
        <w:rPr>
          <w:rStyle w:val="6"/>
          <w:rFonts w:hint="eastAsia"/>
          <w:b/>
          <w:bCs/>
          <w:sz w:val="24"/>
          <w:szCs w:val="32"/>
          <w:lang w:eastAsia="zh-CN"/>
        </w:rPr>
        <w:t>）</w:t>
      </w:r>
    </w:p>
    <w:p w14:paraId="0CCE29A9">
      <w:pPr>
        <w:rPr>
          <w:b/>
          <w:bCs/>
        </w:rPr>
      </w:pPr>
    </w:p>
    <w:p w14:paraId="0CCE29AA">
      <w:pPr>
        <w:rPr>
          <w:b/>
          <w:bCs/>
        </w:rPr>
      </w:pPr>
      <w:r>
        <w:rPr>
          <w:b/>
          <w:bCs/>
        </w:rPr>
        <w:t>Abstraction</w:t>
      </w:r>
    </w:p>
    <w:p w14:paraId="0CCE29AB"/>
    <w:p w14:paraId="0CCE29AC">
      <w:pPr>
        <w:rPr>
          <w:ins w:id="0" w:author="WuHaoyi" w:date="2026-04-19T20:22:00Z"/>
        </w:rPr>
      </w:pPr>
      <w:r>
        <w:t>Probabilistic Transformer</w:t>
      </w:r>
      <w:ins w:id="1" w:author="WuHaoyi" w:date="2026-04-19T18:01:00Z">
        <w:r>
          <w:rPr>
            <w:rFonts w:hint="eastAsia"/>
          </w:rPr>
          <w:t xml:space="preserve"> </w:t>
        </w:r>
      </w:ins>
      <w:r>
        <w:t>(PT),</w:t>
      </w:r>
      <w:ins w:id="2" w:author="WuHaoyi" w:date="2026-04-19T18:48:00Z">
        <w:r>
          <w:rPr>
            <w:rFonts w:hint="eastAsia"/>
          </w:rPr>
          <w:t xml:space="preserve"> a</w:t>
        </w:r>
      </w:ins>
      <w:r>
        <w:t xml:space="preserve"> white-box probabilistic model </w:t>
      </w:r>
      <w:ins w:id="3" w:author="WuHaoyi" w:date="2026-04-19T18:53:00Z">
        <w:r>
          <w:rPr>
            <w:rFonts w:hint="eastAsia"/>
          </w:rPr>
          <w:t xml:space="preserve">for contextual word representation, </w:t>
        </w:r>
      </w:ins>
      <w:r>
        <w:t xml:space="preserve">offers </w:t>
      </w:r>
      <w:ins w:id="4" w:author="WuHaoyi" w:date="2026-04-19T20:19:00Z">
        <w:r>
          <w:rPr/>
          <w:t>valuable insights</w:t>
        </w:r>
      </w:ins>
      <w:r>
        <w:t xml:space="preserve"> for understanding and </w:t>
      </w:r>
      <w:ins w:id="5" w:author="WuHaoyi" w:date="2026-04-19T20:19:00Z">
        <w:r>
          <w:rPr>
            <w:rFonts w:hint="eastAsia"/>
          </w:rPr>
          <w:t>improving</w:t>
        </w:r>
      </w:ins>
      <w:r>
        <w:t xml:space="preserve"> standard Transformer architectures. Despite this, </w:t>
      </w:r>
      <w:commentRangeStart w:id="4"/>
      <w:commentRangeStart w:id="5"/>
      <w:commentRangeStart w:id="6"/>
      <w:commentRangeStart w:id="7"/>
      <w:commentRangeStart w:id="8"/>
      <w:r>
        <w:t xml:space="preserve">PT suffers from a large number of highly coupled hyperparameters that are strictly dependent on model size. This strict dependency renders fine-grained hyperparameter tuning for larger models computationally prohibitive under limited resources, </w:t>
      </w:r>
      <w:commentRangeEnd w:id="4"/>
      <w:r>
        <w:rPr>
          <w:rStyle w:val="6"/>
          <w:szCs w:val="24"/>
        </w:rPr>
        <w:commentReference w:id="4"/>
      </w:r>
      <w:commentRangeEnd w:id="5"/>
      <w:r>
        <w:rPr>
          <w:rStyle w:val="6"/>
          <w:szCs w:val="24"/>
        </w:rPr>
        <w:commentReference w:id="5"/>
      </w:r>
      <w:commentRangeEnd w:id="6"/>
      <w:r>
        <w:rPr>
          <w:rStyle w:val="6"/>
          <w:szCs w:val="24"/>
        </w:rPr>
        <w:commentReference w:id="6"/>
      </w:r>
      <w:commentRangeEnd w:id="7"/>
      <w:r>
        <w:commentReference w:id="7"/>
      </w:r>
      <w:commentRangeEnd w:id="8"/>
      <w:r>
        <w:commentReference w:id="8"/>
      </w:r>
      <w:r>
        <w:t xml:space="preserve">thereby severely hindering its validation and deployment at scale. </w:t>
      </w:r>
      <w:commentRangeStart w:id="9"/>
      <w:commentRangeStart w:id="10"/>
      <w:r>
        <w:t>In this work, we introduce architectural modifications to the Probabilistic Transformer.</w:t>
      </w:r>
      <w:commentRangeEnd w:id="9"/>
      <w:r>
        <w:rPr>
          <w:rStyle w:val="6"/>
          <w:szCs w:val="24"/>
        </w:rPr>
        <w:commentReference w:id="9"/>
      </w:r>
      <w:commentRangeEnd w:id="10"/>
      <w:r>
        <w:commentReference w:id="10"/>
      </w:r>
      <w:r>
        <w:t xml:space="preserve"> This allows hyperparameters optimally tuned on small-scale models to be seamlessly zero-shot transferred to models of arbitrary sizes. Moreover, this design enables PT models across various parameter scales to consistently outperform </w:t>
      </w:r>
      <w:commentRangeStart w:id="11"/>
      <w:commentRangeStart w:id="12"/>
      <w:r>
        <w:t>BERT</w:t>
      </w:r>
      <w:commentRangeEnd w:id="11"/>
      <w:r>
        <w:rPr>
          <w:rStyle w:val="6"/>
          <w:szCs w:val="24"/>
        </w:rPr>
        <w:commentReference w:id="11"/>
      </w:r>
      <w:commentRangeEnd w:id="12"/>
      <w:r>
        <w:commentReference w:id="12"/>
      </w:r>
      <w:r>
        <w:t xml:space="preserve"> on Masked Language Modeling (MLM) tasks, paving the way for the practical application of probabilistic models at substantially larger scales.</w:t>
      </w:r>
    </w:p>
    <w:p w14:paraId="0588000F">
      <w:pPr>
        <w:rPr>
          <w:ins w:id="6" w:author="WuHaoyi" w:date="2026-04-19T21:09:00Z"/>
        </w:rPr>
      </w:pPr>
    </w:p>
    <w:p w14:paraId="409580E4">
      <w:pPr>
        <w:rPr>
          <w:ins w:id="7" w:author="WuHaoyi" w:date="2026-04-19T20:23:00Z"/>
          <w:rFonts w:hint="eastAsia"/>
        </w:rPr>
      </w:pPr>
    </w:p>
    <w:p w14:paraId="4C620CA3">
      <w:pPr>
        <w:rPr>
          <w:ins w:id="8" w:author="WuHaoyi" w:date="2026-04-19T20:22:00Z"/>
          <w:rFonts w:hint="eastAsia"/>
        </w:rPr>
      </w:pPr>
      <w:ins w:id="9" w:author="WuHaoyi" w:date="2026-04-19T21:09:00Z">
        <w:r>
          <w:rPr>
            <w:rFonts w:hint="eastAsia"/>
          </w:rPr>
          <w:t>重写如下：</w:t>
        </w:r>
      </w:ins>
    </w:p>
    <w:p w14:paraId="2D6FBB75">
      <w:pPr>
        <w:rPr>
          <w:del w:id="10" w:author="WuHaoyi" w:date="2026-04-19T20:25:00Z"/>
        </w:rPr>
      </w:pPr>
      <w:ins w:id="11" w:author="WuHaoyi" w:date="2026-04-19T20:23:00Z">
        <w:r>
          <w:rPr/>
          <w:t>Probabilistic Transformer</w:t>
        </w:r>
      </w:ins>
      <w:ins w:id="12" w:author="WuHaoyi" w:date="2026-04-19T20:23:00Z">
        <w:r>
          <w:rPr>
            <w:rFonts w:hint="eastAsia"/>
          </w:rPr>
          <w:t xml:space="preserve"> </w:t>
        </w:r>
      </w:ins>
      <w:ins w:id="13" w:author="WuHaoyi" w:date="2026-04-19T20:23:00Z">
        <w:r>
          <w:rPr/>
          <w:t>(PT),</w:t>
        </w:r>
      </w:ins>
      <w:ins w:id="14" w:author="WuHaoyi" w:date="2026-04-19T20:23:00Z">
        <w:r>
          <w:rPr>
            <w:rFonts w:hint="eastAsia"/>
          </w:rPr>
          <w:t xml:space="preserve"> a</w:t>
        </w:r>
      </w:ins>
      <w:ins w:id="15" w:author="WuHaoyi" w:date="2026-04-19T20:23:00Z">
        <w:r>
          <w:rPr/>
          <w:t xml:space="preserve"> white-box probabilistic model </w:t>
        </w:r>
      </w:ins>
      <w:ins w:id="16" w:author="WuHaoyi" w:date="2026-04-19T20:23:00Z">
        <w:r>
          <w:rPr>
            <w:rFonts w:hint="eastAsia"/>
          </w:rPr>
          <w:t>for contextual word representation, has</w:t>
        </w:r>
      </w:ins>
      <w:ins w:id="17" w:author="WuHaoyi" w:date="2026-04-19T20:28:00Z">
        <w:r>
          <w:rPr>
            <w:rFonts w:hint="eastAsia"/>
          </w:rPr>
          <w:t xml:space="preserve"> </w:t>
        </w:r>
      </w:ins>
      <w:ins w:id="18" w:author="WuHaoyi" w:date="2026-04-19T20:28:00Z">
        <w:r>
          <w:rPr/>
          <w:t>demonstrated</w:t>
        </w:r>
      </w:ins>
    </w:p>
    <w:p w14:paraId="6A4C97D3">
      <w:pPr>
        <w:rPr>
          <w:ins w:id="19" w:author="WuHaoyi" w:date="2026-04-20T10:49:00Z"/>
        </w:rPr>
      </w:pPr>
      <w:ins w:id="20" w:author="WuHaoyi" w:date="2026-04-19T20:25:00Z">
        <w:r>
          <w:rPr>
            <w:rFonts w:hint="eastAsia"/>
          </w:rPr>
          <w:t xml:space="preserve"> </w:t>
        </w:r>
      </w:ins>
      <w:ins w:id="21" w:author="WuHaoyi" w:date="2026-04-19T20:28:00Z">
        <w:r>
          <w:rPr/>
          <w:t>substantial</w:t>
        </w:r>
      </w:ins>
      <w:ins w:id="22" w:author="WuHaoyi" w:date="2026-04-19T20:25:00Z">
        <w:r>
          <w:rPr>
            <w:rFonts w:hint="eastAsia"/>
          </w:rPr>
          <w:t xml:space="preserve"> similarity </w:t>
        </w:r>
      </w:ins>
      <w:ins w:id="23" w:author="WuHaoyi" w:date="2026-04-19T20:28:00Z">
        <w:r>
          <w:rPr>
            <w:rFonts w:hint="eastAsia"/>
          </w:rPr>
          <w:t>to</w:t>
        </w:r>
      </w:ins>
      <w:ins w:id="24" w:author="WuHaoyi" w:date="2026-04-19T20:25:00Z">
        <w:r>
          <w:rPr>
            <w:rFonts w:hint="eastAsia"/>
          </w:rPr>
          <w:t xml:space="preserve"> </w:t>
        </w:r>
      </w:ins>
      <w:ins w:id="25" w:author="WuHaoyi" w:date="2026-04-19T20:26:00Z">
        <w:r>
          <w:rPr>
            <w:rFonts w:hint="eastAsia"/>
          </w:rPr>
          <w:t xml:space="preserve">standard Transformers </w:t>
        </w:r>
      </w:ins>
      <w:ins w:id="26" w:author="WuHaoyi" w:date="2026-04-19T20:28:00Z">
        <w:r>
          <w:rPr/>
          <w:t>in both computational structure and downstream task performance on</w:t>
        </w:r>
      </w:ins>
      <w:ins w:id="27" w:author="WuHaoyi" w:date="2026-04-20T11:27:00Z">
        <w:r>
          <w:rPr>
            <w:rFonts w:hint="eastAsia"/>
          </w:rPr>
          <w:t xml:space="preserve"> small models and</w:t>
        </w:r>
      </w:ins>
      <w:ins w:id="28" w:author="WuHaoyi" w:date="2026-04-19T20:28:00Z">
        <w:r>
          <w:rPr/>
          <w:t xml:space="preserve"> small</w:t>
        </w:r>
      </w:ins>
      <w:ins w:id="29" w:author="WuHaoyi" w:date="2026-04-19T20:29:00Z">
        <w:r>
          <w:rPr>
            <w:rFonts w:hint="eastAsia"/>
          </w:rPr>
          <w:t xml:space="preserve"> </w:t>
        </w:r>
      </w:ins>
      <w:ins w:id="30" w:author="WuHaoyi" w:date="2026-04-19T20:28:00Z">
        <w:r>
          <w:rPr>
            <w:rFonts w:hint="eastAsia"/>
          </w:rPr>
          <w:t>to</w:t>
        </w:r>
      </w:ins>
      <w:ins w:id="31" w:author="WuHaoyi" w:date="2026-04-19T20:29:00Z">
        <w:r>
          <w:rPr>
            <w:rFonts w:hint="eastAsia"/>
          </w:rPr>
          <w:t xml:space="preserve"> </w:t>
        </w:r>
      </w:ins>
      <w:ins w:id="32" w:author="WuHaoyi" w:date="2026-04-19T20:28:00Z">
        <w:r>
          <w:rPr/>
          <w:t>medium</w:t>
        </w:r>
      </w:ins>
      <w:ins w:id="33" w:author="WuHaoyi" w:date="2026-04-19T20:29:00Z">
        <w:r>
          <w:rPr>
            <w:rFonts w:hint="eastAsia"/>
          </w:rPr>
          <w:t xml:space="preserve"> </w:t>
        </w:r>
      </w:ins>
      <w:ins w:id="34" w:author="WuHaoyi" w:date="2026-04-19T20:28:00Z">
        <w:r>
          <w:rPr/>
          <w:t>sized datasets.</w:t>
        </w:r>
      </w:ins>
      <w:ins w:id="35" w:author="WuHaoyi" w:date="2026-04-19T20:37:00Z">
        <w:r>
          <w:rPr>
            <w:rFonts w:hint="eastAsia"/>
          </w:rPr>
          <w:t xml:space="preserve"> However, </w:t>
        </w:r>
      </w:ins>
      <w:ins w:id="36" w:author="WuHaoyi" w:date="2026-04-19T20:53:00Z">
        <w:r>
          <w:rPr/>
          <w:t>PT is less robust to hyperparameter choices than standard Transformers, making it harder to scale efficiently.</w:t>
        </w:r>
      </w:ins>
      <w:ins w:id="37" w:author="WuHaoyi" w:date="2026-04-19T20:55:00Z">
        <w:r>
          <w:rPr>
            <w:rFonts w:hint="eastAsia"/>
          </w:rPr>
          <w:t xml:space="preserve"> In this work, we first </w:t>
        </w:r>
      </w:ins>
      <w:ins w:id="38" w:author="WuHaoyi" w:date="2026-04-19T20:59:00Z">
        <w:r>
          <w:rPr>
            <w:rFonts w:hint="eastAsia"/>
          </w:rPr>
          <w:t>explore</w:t>
        </w:r>
      </w:ins>
      <w:ins w:id="39" w:author="WuHaoyi" w:date="2026-04-19T20:55:00Z">
        <w:r>
          <w:rPr>
            <w:rFonts w:hint="eastAsia"/>
          </w:rPr>
          <w:t xml:space="preserve"> mo</w:t>
        </w:r>
      </w:ins>
      <w:ins w:id="40" w:author="WuHaoyi" w:date="2026-04-19T20:56:00Z">
        <w:r>
          <w:rPr>
            <w:rFonts w:hint="eastAsia"/>
          </w:rPr>
          <w:t xml:space="preserve">dern relative position embeddings and </w:t>
        </w:r>
      </w:ins>
      <w:ins w:id="41" w:author="WuHaoyi" w:date="2026-04-19T20:59:00Z">
        <w:r>
          <w:rPr>
            <w:rFonts w:hint="eastAsia"/>
          </w:rPr>
          <w:t>novel</w:t>
        </w:r>
      </w:ins>
      <w:ins w:id="42" w:author="WuHaoyi" w:date="2026-04-19T20:56:00Z">
        <w:r>
          <w:rPr>
            <w:rFonts w:hint="eastAsia"/>
          </w:rPr>
          <w:t xml:space="preserve"> potential functions </w:t>
        </w:r>
      </w:ins>
      <w:ins w:id="43" w:author="WuHaoyi" w:date="2026-04-19T20:57:00Z">
        <w:r>
          <w:rPr>
            <w:rFonts w:hint="eastAsia"/>
          </w:rPr>
          <w:t xml:space="preserve">to </w:t>
        </w:r>
      </w:ins>
      <w:ins w:id="44" w:author="WuHaoyi" w:date="2026-04-19T21:01:00Z">
        <w:r>
          <w:rPr>
            <w:rFonts w:hint="eastAsia"/>
          </w:rPr>
          <w:t xml:space="preserve">improve the efficiency of PT. </w:t>
        </w:r>
      </w:ins>
      <w:ins w:id="45" w:author="WuHaoyi" w:date="2026-04-19T21:06:00Z">
        <w:r>
          <w:rPr/>
          <w:t>We then follow Maximal Update Parametrization (</w:t>
        </w:r>
      </w:ins>
      <w:ins w:id="46" w:author="WuHaoyi" w:date="2026-04-19T21:06:00Z">
        <w:r>
          <w:rPr>
            <w:rFonts w:hint="eastAsia"/>
          </w:rPr>
          <w:t>$\mu$</w:t>
        </w:r>
      </w:ins>
      <w:ins w:id="47" w:author="WuHaoyi" w:date="2026-04-19T21:06:00Z">
        <w:r>
          <w:rPr/>
          <w:t>P) to rescale PT’s parameters, so that hyperparameters optimized on small models can be transferred to larger models without additional tuning.</w:t>
        </w:r>
      </w:ins>
      <w:ins w:id="48" w:author="WuHaoyi" w:date="2026-04-19T21:07:00Z">
        <w:r>
          <w:rPr>
            <w:rFonts w:hint="eastAsia"/>
          </w:rPr>
          <w:t xml:space="preserve"> </w:t>
        </w:r>
      </w:ins>
      <w:ins w:id="49" w:author="WuHaoyi" w:date="2026-04-20T10:33:00Z">
        <w:r>
          <w:rPr>
            <w:rFonts w:hint="eastAsia"/>
          </w:rPr>
          <w:t xml:space="preserve">With these approaches, we successfully scale PT to </w:t>
        </w:r>
      </w:ins>
      <w:ins w:id="50" w:author="WuHaoyi" w:date="2026-04-20T10:34:00Z">
        <w:r>
          <w:rPr>
            <w:rFonts w:hint="eastAsia"/>
          </w:rPr>
          <w:t>mod</w:t>
        </w:r>
      </w:ins>
      <w:ins w:id="51" w:author="WuHaoyi" w:date="2026-04-20T10:35:00Z">
        <w:r>
          <w:rPr>
            <w:rFonts w:hint="eastAsia"/>
          </w:rPr>
          <w:t xml:space="preserve">els with </w:t>
        </w:r>
      </w:ins>
      <w:ins w:id="52" w:author="WuHaoyi" w:date="2026-04-20T10:33:00Z">
        <w:r>
          <w:rPr>
            <w:rFonts w:hint="eastAsia"/>
          </w:rPr>
          <w:t>up to 0.4B parameters</w:t>
        </w:r>
      </w:ins>
      <w:ins w:id="53" w:author="WuHaoyi" w:date="2026-04-20T10:34:00Z">
        <w:r>
          <w:rPr>
            <w:rFonts w:hint="eastAsia"/>
          </w:rPr>
          <w:t>.</w:t>
        </w:r>
      </w:ins>
      <w:ins w:id="54" w:author="WuHaoyi" w:date="2026-04-20T10:35:00Z">
        <w:r>
          <w:rPr>
            <w:rFonts w:hint="eastAsia"/>
          </w:rPr>
          <w:t xml:space="preserve"> Experiments show that PT consistently outperforms standard transformer</w:t>
        </w:r>
      </w:ins>
      <w:ins w:id="55" w:author="WuHaoyi" w:date="2026-04-20T10:36:00Z">
        <w:r>
          <w:rPr>
            <w:rFonts w:hint="eastAsia"/>
          </w:rPr>
          <w:t xml:space="preserve"> under the same parameter budget</w:t>
        </w:r>
      </w:ins>
      <w:ins w:id="56" w:author="WuHaoyi" w:date="2026-04-20T10:35:00Z">
        <w:r>
          <w:rPr>
            <w:rFonts w:hint="eastAsia"/>
          </w:rPr>
          <w:t xml:space="preserve"> </w:t>
        </w:r>
      </w:ins>
      <w:ins w:id="57" w:author="WuHaoyi" w:date="2026-04-20T10:36:00Z">
        <w:r>
          <w:rPr>
            <w:rFonts w:hint="eastAsia"/>
          </w:rPr>
          <w:t xml:space="preserve">on </w:t>
        </w:r>
      </w:ins>
      <w:ins w:id="58" w:author="WuHaoyi" w:date="2026-04-20T10:36:00Z">
        <w:r>
          <w:rPr/>
          <w:t>Masked Language Modeling (MLM) tasks</w:t>
        </w:r>
      </w:ins>
      <w:ins w:id="59" w:author="WuHaoyi" w:date="2026-04-20T10:36:00Z">
        <w:r>
          <w:rPr>
            <w:rFonts w:hint="eastAsia"/>
          </w:rPr>
          <w:t xml:space="preserve">, but still underperforms </w:t>
        </w:r>
      </w:ins>
      <w:ins w:id="60" w:author="WuHaoyi" w:date="2026-04-20T10:37:00Z">
        <w:r>
          <w:rPr>
            <w:rFonts w:hint="eastAsia"/>
          </w:rPr>
          <w:t>more parameter-efficient models such as universal transformer.</w:t>
        </w:r>
      </w:ins>
      <w:ins w:id="61" w:author="WuHaoyi" w:date="2026-04-20T10:43:00Z">
        <w:r>
          <w:rPr>
            <w:rFonts w:hint="eastAsia"/>
          </w:rPr>
          <w:t xml:space="preserve"> </w:t>
        </w:r>
      </w:ins>
      <w:ins w:id="62" w:author="WuHaoyi" w:date="2026-04-20T10:48:00Z">
        <w:r>
          <w:rPr/>
          <w:t>We hope this work will contribute to the practical deployment of probabilistic models at substantially larger scales</w:t>
        </w:r>
      </w:ins>
      <w:ins w:id="63" w:author="WuHaoyi" w:date="2026-04-20T10:49:00Z">
        <w:r>
          <w:rPr>
            <w:rFonts w:hint="eastAsia"/>
          </w:rPr>
          <w:t xml:space="preserve"> in the future</w:t>
        </w:r>
      </w:ins>
      <w:ins w:id="64" w:author="WuHaoyi" w:date="2026-04-20T10:48:00Z">
        <w:r>
          <w:rPr/>
          <w:t>.</w:t>
        </w:r>
      </w:ins>
    </w:p>
    <w:p w14:paraId="5EB0E80D"/>
    <w:p w14:paraId="0CCE29AE">
      <w:pPr>
        <w:rPr>
          <w:b/>
          <w:bCs/>
          <w:sz w:val="28"/>
          <w:szCs w:val="36"/>
        </w:rPr>
      </w:pPr>
      <w:r>
        <w:rPr>
          <w:b/>
          <w:bCs/>
          <w:sz w:val="28"/>
          <w:szCs w:val="36"/>
        </w:rPr>
        <w:t>1.Introduction</w:t>
      </w:r>
    </w:p>
    <w:p w14:paraId="0CCE29AF">
      <w:r>
        <w:t xml:space="preserve">* </w:t>
      </w:r>
      <w:commentRangeStart w:id="13"/>
      <w:commentRangeStart w:id="14"/>
      <w:commentRangeStart w:id="15"/>
      <w:r>
        <w:t>白盒模型的研究背景与Scale up面临的普遍问题</w:t>
      </w:r>
      <w:commentRangeEnd w:id="13"/>
      <w:r>
        <w:rPr>
          <w:rStyle w:val="6"/>
          <w:szCs w:val="24"/>
        </w:rPr>
        <w:commentReference w:id="13"/>
      </w:r>
      <w:commentRangeEnd w:id="14"/>
      <w:r>
        <w:rPr>
          <w:rStyle w:val="6"/>
          <w:szCs w:val="24"/>
        </w:rPr>
        <w:commentReference w:id="14"/>
      </w:r>
      <w:commentRangeEnd w:id="15"/>
      <w:r>
        <w:commentReference w:id="15"/>
      </w:r>
    </w:p>
    <w:p w14:paraId="0CCE29B0">
      <w:r>
        <w:t>* 模型Scale up、白盒模型Scale up的相关研究工作</w:t>
      </w:r>
    </w:p>
    <w:p w14:paraId="0CCE29B1">
      <w:commentRangeStart w:id="16"/>
      <w:commentRangeStart w:id="17"/>
      <w:r>
        <w:t>* 研究空白</w:t>
      </w:r>
    </w:p>
    <w:p w14:paraId="0CCE29B2">
      <w:r>
        <w:t>  * 大多数的Scale up方法需要对不同规模的模型单独调参</w:t>
      </w:r>
    </w:p>
    <w:p w14:paraId="0CCE29B3">
      <w:r>
        <w:t>  * PT的超参数量多且高度耦合，在算力受限情况下无法对大模型调优</w:t>
      </w:r>
    </w:p>
    <w:p w14:paraId="0CCE29B4">
      <w:r>
        <w:t>  * 模型Scale up的研究方法（muP）需要对activations施加常数缩放因子，仅适用于黑盒神经网络，在概率模型中破坏了activations代表概率分布的前提</w:t>
      </w:r>
      <w:commentRangeEnd w:id="16"/>
      <w:r>
        <w:rPr>
          <w:rStyle w:val="6"/>
          <w:szCs w:val="24"/>
        </w:rPr>
        <w:commentReference w:id="16"/>
      </w:r>
      <w:commentRangeEnd w:id="17"/>
      <w:r>
        <w:commentReference w:id="17"/>
      </w:r>
    </w:p>
    <w:p w14:paraId="0CCE29B5">
      <w:r>
        <w:t>* 研究贡献</w:t>
      </w:r>
    </w:p>
    <w:p w14:paraId="0CCE29B6">
      <w:r>
        <w:t>  * 结合muP提出的zero-shot迁移的数学原理，找到了对PT的potential function等数学架构的调整方法而非直接进行仿照黑盒模型的缩放，使得能够符合zero-shot的条件且不破坏推导过程中的概率分布前提。</w:t>
      </w:r>
    </w:p>
    <w:p w14:paraId="0CCE29B7">
      <w:r>
        <w:t>  * 引入类似RoPE的位置编码机制和potential function函数的替换，使得参数量大大减少且提升模型性能。</w:t>
      </w:r>
    </w:p>
    <w:p w14:paraId="0CCE29B8">
      <w:r>
        <w:t>  * 使得PT可以低成本scale up，并在MLM任务上稳定优于BERT。</w:t>
      </w:r>
    </w:p>
    <w:p w14:paraId="0CCE29B9"/>
    <w:p w14:paraId="0CCE29BA">
      <w:pPr>
        <w:rPr>
          <w:b/>
          <w:bCs/>
          <w:sz w:val="28"/>
          <w:szCs w:val="36"/>
        </w:rPr>
      </w:pPr>
      <w:r>
        <w:rPr>
          <w:b/>
          <w:bCs/>
          <w:sz w:val="28"/>
          <w:szCs w:val="36"/>
        </w:rPr>
        <w:t>2.</w:t>
      </w:r>
      <w:commentRangeStart w:id="18"/>
      <w:commentRangeStart w:id="19"/>
      <w:commentRangeStart w:id="20"/>
      <w:commentRangeStart w:id="21"/>
      <w:r>
        <w:rPr>
          <w:b/>
          <w:bCs/>
          <w:sz w:val="28"/>
          <w:szCs w:val="36"/>
        </w:rPr>
        <w:t>Adjust model architecture</w:t>
      </w:r>
      <w:commentRangeEnd w:id="18"/>
      <w:r>
        <w:rPr>
          <w:rStyle w:val="6"/>
          <w:b/>
          <w:bCs/>
          <w:sz w:val="28"/>
          <w:szCs w:val="36"/>
        </w:rPr>
        <w:commentReference w:id="18"/>
      </w:r>
      <w:commentRangeEnd w:id="19"/>
      <w:r>
        <w:rPr>
          <w:rStyle w:val="6"/>
          <w:b/>
          <w:bCs/>
          <w:sz w:val="28"/>
          <w:szCs w:val="36"/>
        </w:rPr>
        <w:commentReference w:id="19"/>
      </w:r>
      <w:commentRangeEnd w:id="20"/>
      <w:r>
        <w:commentReference w:id="20"/>
      </w:r>
      <w:commentRangeEnd w:id="21"/>
      <w:r>
        <w:commentReference w:id="21"/>
      </w:r>
    </w:p>
    <w:p w14:paraId="0CCE29BB"/>
    <w:p w14:paraId="0CCE29BC">
      <w:pPr>
        <w:rPr>
          <w:b/>
          <w:bCs/>
        </w:rPr>
      </w:pPr>
      <w:r>
        <w:rPr>
          <w:b/>
          <w:bCs/>
        </w:rPr>
        <w:t>2.1 Introduction of RoPE-liked architecture</w:t>
      </w:r>
    </w:p>
    <w:p w14:paraId="0CCE29BD">
      <w:r>
        <w:t>介绍类似RoPE的位置编码机制的引入</w:t>
      </w:r>
    </w:p>
    <w:p w14:paraId="0CCE29BE"/>
    <w:p w14:paraId="0CCE29BF">
      <w:pPr>
        <w:rPr>
          <w:b/>
          <w:bCs/>
        </w:rPr>
      </w:pPr>
      <w:r>
        <w:rPr>
          <w:b/>
          <w:bCs/>
        </w:rPr>
        <w:t>2.2 Adjustment of potential function</w:t>
      </w:r>
    </w:p>
    <w:p w14:paraId="0CCE29C0">
      <w:r>
        <w:t>介绍z node和g node的势函数调整与Transformer架构类比（potentail_z=square，类似RMSNorm；potential_g=abs，类似ReLU）</w:t>
      </w:r>
    </w:p>
    <w:p w14:paraId="0CCE29C1"/>
    <w:p w14:paraId="0CCE29C2">
      <w:pPr>
        <w:rPr>
          <w:b/>
          <w:bCs/>
        </w:rPr>
      </w:pPr>
      <w:r>
        <w:rPr>
          <w:b/>
          <w:bCs/>
        </w:rPr>
        <w:t>2.3 Introduction of muP</w:t>
      </w:r>
    </w:p>
    <w:p w14:paraId="0CCE29C3">
      <w:r>
        <w:rPr>
          <w:rFonts w:hint="eastAsia"/>
        </w:rPr>
        <w:t>A</w:t>
      </w:r>
      <w:r>
        <w:t>djustment of parameterization</w:t>
      </w:r>
    </w:p>
    <w:p w14:paraId="0CCE29C4">
      <w:r>
        <w:t>介绍参数化方法的变化（模型初始化方差与学习率分组）</w:t>
      </w:r>
    </w:p>
    <w:p w14:paraId="0CCE29C5"/>
    <w:p w14:paraId="0CCE29C6">
      <w:r>
        <w:t>Adjustment of mathematical architecture</w:t>
      </w:r>
    </w:p>
    <w:p w14:paraId="0CCE29C7">
      <w:r>
        <w:t>介绍数学架构的调整（势函数表达式和变分自由能函数表达式的调整）</w:t>
      </w:r>
    </w:p>
    <w:p w14:paraId="0CCE29C8"/>
    <w:p w14:paraId="0CCE29C9">
      <w:r>
        <w:t>Satisfaction of zero-shot transfer</w:t>
      </w:r>
    </w:p>
    <w:p w14:paraId="0CCE29CA">
      <w:r>
        <w:t>推导零样本迁移成立的原因：</w:t>
      </w:r>
    </w:p>
    <w:p w14:paraId="0CCE29CB">
      <w:r>
        <w:rPr>
          <w:rFonts w:hint="eastAsia"/>
        </w:rPr>
        <w:t>1.</w:t>
      </w:r>
      <w:r>
        <w:t xml:space="preserve">中间计算值的数量级为$\Theta(1)$ </w:t>
      </w:r>
    </w:p>
    <w:p w14:paraId="0CCE29CC">
      <w:r>
        <w:t>2.输出logits的数量级为$O(1)$</w:t>
      </w:r>
    </w:p>
    <w:p w14:paraId="0CCE29CD">
      <w:r>
        <w:t>3.所有activations每个迭代步更新幅度的数量级为$\Theta(1)$</w:t>
      </w:r>
    </w:p>
    <w:p w14:paraId="44C07FA4"/>
    <w:p w14:paraId="3EE3EA60">
      <w:pPr>
        <w:pStyle w:val="2"/>
        <w:bidi w:val="0"/>
      </w:pPr>
      <w:commentRangeStart w:id="22"/>
      <w:r>
        <w:t>Verification of zero-shot transfer conditions</w:t>
      </w:r>
    </w:p>
    <w:p w14:paraId="27F48CA7">
      <w:pPr>
        <w:pStyle w:val="2"/>
        <w:bidi w:val="0"/>
      </w:pPr>
      <w:r>
        <w:t>对于每个可学习参数，绘制dim_z与参数方差相对dim_z=256下参数方差倍数差别的曲线，期望形成三种理论推导中的拟合规律</w:t>
      </w:r>
      <w:commentRangeEnd w:id="22"/>
      <w:r>
        <w:commentReference w:id="22"/>
      </w:r>
    </w:p>
    <w:p w14:paraId="0CCE29CE"/>
    <w:p w14:paraId="0CCE29CF">
      <w:pPr>
        <w:rPr>
          <w:b/>
          <w:bCs/>
          <w:sz w:val="28"/>
          <w:szCs w:val="36"/>
        </w:rPr>
      </w:pPr>
      <w:r>
        <w:rPr>
          <w:b/>
          <w:bCs/>
          <w:sz w:val="28"/>
          <w:szCs w:val="36"/>
        </w:rPr>
        <w:t>3. Experiments</w:t>
      </w:r>
    </w:p>
    <w:p w14:paraId="0CCE29D0">
      <w:pPr>
        <w:rPr>
          <w:b/>
          <w:bCs/>
        </w:rPr>
      </w:pPr>
      <w:commentRangeStart w:id="23"/>
      <w:commentRangeStart w:id="24"/>
      <w:r>
        <w:rPr>
          <w:b/>
          <w:bCs/>
        </w:rPr>
        <w:t>3.1 Verification of zero-shot transfer conditions</w:t>
      </w:r>
      <w:commentRangeEnd w:id="23"/>
      <w:r>
        <w:rPr>
          <w:rStyle w:val="6"/>
          <w:b/>
          <w:bCs/>
          <w:szCs w:val="24"/>
        </w:rPr>
        <w:commentReference w:id="23"/>
      </w:r>
      <w:commentRangeEnd w:id="24"/>
      <w:r>
        <w:commentReference w:id="24"/>
      </w:r>
    </w:p>
    <w:p w14:paraId="0CCE29D1"/>
    <w:p w14:paraId="0CCE29D2">
      <w:commentRangeStart w:id="25"/>
      <w:commentRangeStart w:id="26"/>
      <w:r>
        <w:t>Method</w:t>
      </w:r>
    </w:p>
    <w:p w14:paraId="0CCE29D3">
      <w:r>
        <w:t>分析不同dim_z下模型充分训练后可学习参数的尺度情况，通过方差随dim_z的变化规律证明以上三点的成立，进而证明零样本迁移的理论基础成立</w:t>
      </w:r>
      <w:commentRangeEnd w:id="25"/>
      <w:r>
        <w:rPr>
          <w:rStyle w:val="6"/>
          <w:szCs w:val="24"/>
        </w:rPr>
        <w:commentReference w:id="25"/>
      </w:r>
      <w:commentRangeEnd w:id="26"/>
      <w:r>
        <w:rPr>
          <w:rStyle w:val="6"/>
          <w:szCs w:val="24"/>
        </w:rPr>
        <w:commentReference w:id="26"/>
      </w:r>
    </w:p>
    <w:p w14:paraId="0CCE29D4"/>
    <w:p w14:paraId="0CCE29D5">
      <w:r>
        <w:t>Result</w:t>
      </w:r>
    </w:p>
    <w:p w14:paraId="0CCE29D6">
      <w:r>
        <w:t>对于每个可学习参数，绘制dim_z与参数方差相对dim_z=256下参数方差倍数差别的曲线，期望形成三种理论推导中的拟合规律</w:t>
      </w:r>
    </w:p>
    <w:p w14:paraId="018BBC77"/>
    <w:p w14:paraId="13FD3363">
      <w:pPr>
        <w:rPr>
          <w:rFonts w:hint="default" w:eastAsiaTheme="minorEastAsia"/>
          <w:lang w:val="en-US" w:eastAsia="zh-CN"/>
        </w:rPr>
      </w:pPr>
      <w:r>
        <w:rPr>
          <w:rFonts w:hint="eastAsia"/>
          <w:lang w:val="en-US" w:eastAsia="zh-CN"/>
        </w:rPr>
        <w:t>主实验：muP的最优性</w:t>
      </w:r>
    </w:p>
    <w:p w14:paraId="0CCE29D7"/>
    <w:p w14:paraId="0CCE29D8">
      <w:pPr>
        <w:rPr>
          <w:b/>
          <w:bCs/>
        </w:rPr>
      </w:pPr>
      <w:commentRangeStart w:id="27"/>
      <w:r>
        <w:rPr>
          <w:rFonts w:hint="eastAsia"/>
          <w:b/>
          <w:bCs/>
          <w:lang w:val="en-US" w:eastAsia="zh-CN"/>
        </w:rPr>
        <w:t>3.1</w:t>
      </w:r>
      <w:commentRangeEnd w:id="27"/>
      <w:r>
        <w:commentReference w:id="27"/>
      </w:r>
      <w:r>
        <w:rPr>
          <w:b/>
          <w:bCs/>
        </w:rPr>
        <w:t xml:space="preserve"> Comparison with BERT and Universe Transformer</w:t>
      </w:r>
    </w:p>
    <w:p w14:paraId="0CCE29D9"/>
    <w:p w14:paraId="0CCE29DA">
      <w:r>
        <w:t>Tasks and Datasets</w:t>
      </w:r>
    </w:p>
    <w:p w14:paraId="0CCE29DB">
      <w:r>
        <w:t>数据集（minipile,1 epoch），MLM任务</w:t>
      </w:r>
    </w:p>
    <w:p w14:paraId="0CCE29DC"/>
    <w:p w14:paraId="0CCE29DD">
      <w:r>
        <w:t>Settings</w:t>
      </w:r>
    </w:p>
    <w:p w14:paraId="0CCE29DE">
      <w:r>
        <w:t>BERT/UT的不同大小均为精调超参；PT仅对17M模型精调，其他模型超参直接迁移</w:t>
      </w:r>
    </w:p>
    <w:p w14:paraId="0CCE29DF"/>
    <w:p w14:paraId="0CCE29E0">
      <w:r>
        <w:t>Results</w:t>
      </w:r>
    </w:p>
    <w:p w14:paraId="0CCE29E1">
      <w:r>
        <w:t>相关图示</w:t>
      </w:r>
    </w:p>
    <w:p w14:paraId="0CCE29E2"/>
    <w:p w14:paraId="0CCE29E3">
      <w:pPr>
        <w:rPr>
          <w:b/>
          <w:bCs/>
        </w:rPr>
      </w:pPr>
      <w:commentRangeStart w:id="28"/>
      <w:r>
        <w:rPr>
          <w:b/>
          <w:bCs/>
        </w:rPr>
        <w:t>3.</w:t>
      </w:r>
      <w:r>
        <w:rPr>
          <w:rFonts w:hint="eastAsia"/>
          <w:b/>
          <w:bCs/>
          <w:lang w:val="en-US" w:eastAsia="zh-CN"/>
        </w:rPr>
        <w:t>2</w:t>
      </w:r>
      <w:commentRangeEnd w:id="28"/>
      <w:r>
        <w:commentReference w:id="28"/>
      </w:r>
      <w:r>
        <w:rPr>
          <w:b/>
          <w:bCs/>
        </w:rPr>
        <w:t xml:space="preserve"> Selection of potential function</w:t>
      </w:r>
    </w:p>
    <w:p w14:paraId="0CCE29E4"/>
    <w:p w14:paraId="0CCE29E5">
      <w:r>
        <w:rPr>
          <w:rFonts w:hint="eastAsia"/>
        </w:rPr>
        <w:t>S</w:t>
      </w:r>
      <w:r>
        <w:t>ettings</w:t>
      </w:r>
    </w:p>
    <w:p w14:paraId="0CCE29E6">
      <w:r>
        <w:t>训练dim_z=256模型，h和z的potential function全为原论文中的exp。</w:t>
      </w:r>
    </w:p>
    <w:p w14:paraId="0CCE29E7"/>
    <w:p w14:paraId="0CCE29E8">
      <w:r>
        <w:t>Results</w:t>
      </w:r>
    </w:p>
    <w:p w14:paraId="0CCE29E9">
      <w:r>
        <w:t>两模型训练结果比较</w:t>
      </w:r>
    </w:p>
    <w:p w14:paraId="323D2571"/>
    <w:p w14:paraId="3960015B">
      <w:pPr>
        <w:rPr>
          <w:rFonts w:hint="default" w:eastAsiaTheme="minorEastAsia"/>
          <w:lang w:val="en-US" w:eastAsia="zh-CN"/>
        </w:rPr>
      </w:pPr>
      <w:r>
        <w:rPr>
          <w:rFonts w:hint="eastAsia"/>
          <w:lang w:val="en-US" w:eastAsia="zh-CN"/>
        </w:rPr>
        <w:t>3.3 MuP数量级验证</w:t>
      </w:r>
    </w:p>
    <w:p w14:paraId="0CCE29EA"/>
    <w:p w14:paraId="0CCE29EB">
      <w:pPr>
        <w:rPr>
          <w:b/>
          <w:bCs/>
          <w:sz w:val="28"/>
          <w:szCs w:val="36"/>
        </w:rPr>
      </w:pPr>
      <w:r>
        <w:rPr>
          <w:b/>
          <w:bCs/>
          <w:sz w:val="28"/>
          <w:szCs w:val="36"/>
        </w:rPr>
        <w:t>4.Related work</w:t>
      </w:r>
    </w:p>
    <w:p w14:paraId="0CCE29EC"/>
    <w:p w14:paraId="0CCE29ED">
      <w:pPr>
        <w:numPr>
          <w:ilvl w:val="0"/>
          <w:numId w:val="1"/>
        </w:numPr>
        <w:rPr>
          <w:b/>
          <w:bCs/>
          <w:sz w:val="28"/>
          <w:szCs w:val="36"/>
        </w:rPr>
      </w:pPr>
      <w:commentRangeStart w:id="29"/>
      <w:commentRangeStart w:id="30"/>
      <w:r>
        <w:rPr>
          <w:b/>
          <w:bCs/>
          <w:sz w:val="28"/>
          <w:szCs w:val="36"/>
        </w:rPr>
        <w:t>Discussion</w:t>
      </w:r>
      <w:commentRangeEnd w:id="29"/>
      <w:r>
        <w:rPr>
          <w:rStyle w:val="6"/>
          <w:b/>
          <w:bCs/>
          <w:sz w:val="28"/>
          <w:szCs w:val="36"/>
        </w:rPr>
        <w:commentReference w:id="29"/>
      </w:r>
      <w:commentRangeEnd w:id="30"/>
      <w:r>
        <w:commentReference w:id="30"/>
      </w:r>
    </w:p>
    <w:p w14:paraId="0CCE29EE">
      <w:pPr>
        <w:numPr>
          <w:ilvl w:val="0"/>
          <w:numId w:val="1"/>
        </w:numPr>
        <w:rPr>
          <w:b/>
          <w:bCs/>
          <w:sz w:val="28"/>
          <w:szCs w:val="36"/>
        </w:rPr>
      </w:pPr>
      <w:r>
        <w:rPr>
          <w:rFonts w:hint="eastAsia"/>
          <w:b/>
          <w:bCs/>
          <w:sz w:val="28"/>
          <w:szCs w:val="36"/>
        </w:rPr>
        <w:t>Conclusion</w:t>
      </w:r>
    </w:p>
    <w:p w14:paraId="0CCE29EF">
      <w:pPr>
        <w:rPr>
          <w:rFonts w:hint="eastAsia" w:ascii="微软雅黑" w:hAnsi="微软雅黑" w:eastAsia="微软雅黑" w:cs="微软雅黑"/>
          <w:color w:val="060A26"/>
          <w:sz w:val="18"/>
          <w:szCs w:val="18"/>
          <w:shd w:val="clear" w:color="auto" w:fill="FFFFFF"/>
        </w:rPr>
      </w:pPr>
      <w:bookmarkStart w:id="0" w:name="_GoBack"/>
      <w:r>
        <w:rPr>
          <w:rFonts w:ascii="微软雅黑" w:hAnsi="微软雅黑" w:eastAsia="微软雅黑" w:cs="微软雅黑"/>
          <w:color w:val="060A26"/>
          <w:sz w:val="18"/>
          <w:szCs w:val="18"/>
          <w:shd w:val="clear" w:color="auto" w:fill="FFFFFF"/>
        </w:rPr>
        <w:t xml:space="preserve">We propose a modification to the architecture of </w:t>
      </w:r>
      <w:r>
        <w:rPr>
          <w:rFonts w:hint="eastAsia" w:ascii="微软雅黑" w:hAnsi="微软雅黑" w:eastAsia="微软雅黑" w:cs="微软雅黑"/>
          <w:color w:val="060A26"/>
          <w:sz w:val="18"/>
          <w:szCs w:val="18"/>
          <w:shd w:val="clear" w:color="auto" w:fill="FFFFFF"/>
        </w:rPr>
        <w:t>PT</w:t>
      </w:r>
      <w:r>
        <w:rPr>
          <w:rFonts w:ascii="微软雅黑" w:hAnsi="微软雅黑" w:eastAsia="微软雅黑" w:cs="微软雅黑"/>
          <w:color w:val="060A26"/>
          <w:sz w:val="18"/>
          <w:szCs w:val="18"/>
          <w:shd w:val="clear" w:color="auto" w:fill="FFFFFF"/>
        </w:rPr>
        <w:t xml:space="preserve"> to enable zero-shot hyperparameter transfer. This approach allows us to scale up PT at a significantly lower computational cost, even under limited resource constraints, and achieves superior performance on Masked Language Modeling (MLM) tasks compared to BERT at equivalent model scales.</w:t>
      </w:r>
    </w:p>
    <w:p w14:paraId="0CCE29F0">
      <w:pPr>
        <w:rPr>
          <w:rFonts w:hint="eastAsia" w:ascii="微软雅黑" w:hAnsi="微软雅黑" w:eastAsia="微软雅黑" w:cs="微软雅黑"/>
          <w:color w:val="060A26"/>
          <w:sz w:val="16"/>
          <w:szCs w:val="16"/>
          <w:shd w:val="clear" w:color="auto" w:fill="FFFFFF"/>
        </w:rPr>
      </w:pPr>
    </w:p>
    <w:p w14:paraId="0CCE29F1">
      <w:pPr>
        <w:rPr>
          <w:rFonts w:hint="eastAsia" w:ascii="微软雅黑" w:hAnsi="微软雅黑" w:eastAsia="微软雅黑" w:cs="微软雅黑"/>
          <w:b/>
          <w:bCs/>
          <w:color w:val="060A26"/>
          <w:sz w:val="18"/>
          <w:szCs w:val="18"/>
          <w:shd w:val="clear" w:color="auto" w:fill="FFFFFF"/>
        </w:rPr>
      </w:pPr>
      <w:r>
        <w:rPr>
          <w:rFonts w:hint="eastAsia" w:ascii="微软雅黑" w:hAnsi="微软雅黑" w:eastAsia="微软雅黑" w:cs="微软雅黑"/>
          <w:b/>
          <w:bCs/>
          <w:color w:val="060A26"/>
          <w:sz w:val="18"/>
          <w:szCs w:val="18"/>
          <w:shd w:val="clear" w:color="auto" w:fill="FFFFFF"/>
        </w:rPr>
        <w:t>Limitations</w:t>
      </w:r>
    </w:p>
    <w:p w14:paraId="0CCE29F2">
      <w:r>
        <w:rPr>
          <w:rFonts w:hint="eastAsia"/>
        </w:rPr>
        <w:t>A key architectural distinction between PT and the standard Transformer lies in PT</w:t>
      </w:r>
      <w:r>
        <w:t>’</w:t>
      </w:r>
      <w:r>
        <w:rPr>
          <w:rFonts w:hint="eastAsia"/>
        </w:rPr>
        <w:t>s iterative reuse of the same set of learnable parameters across multiple rounds—effectively implementing weight tying across layers, as opposed to the decoupled layer-wise parameters in the conventional Transformer. This design resembles that of the Universal Transformer, which similarly employs parameter sharing to increase computational depth without expanding the number of parameters. Consequently, under the same parameter budget, such tied-parameter models achieve greater effective computation and thus enhanced performance. As a result, while PT outperforms BERT on the MLM task, it still lags behind the Universal Transformer.</w:t>
      </w:r>
    </w:p>
    <w:p w14:paraId="0CCE29F4">
      <w:pPr>
        <w:rPr>
          <w:rFonts w:hint="eastAsia" w:ascii="微软雅黑" w:hAnsi="微软雅黑" w:eastAsia="微软雅黑" w:cs="微软雅黑"/>
          <w:color w:val="060A26"/>
          <w:sz w:val="16"/>
          <w:szCs w:val="16"/>
          <w:shd w:val="clear" w:color="auto" w:fill="FFFFFF"/>
        </w:rPr>
      </w:pPr>
      <w:r>
        <w:rPr>
          <w:rFonts w:hint="eastAsia"/>
        </w:rPr>
        <w:t>Moreover, PT cannot leverage Flash Attention during training, leading to significantly slower computation compared to standard Transformers.</w:t>
      </w:r>
    </w:p>
    <w:bookmarkEnd w:id="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uHaoyi" w:date="2026-04-19T18:01:00Z" w:initials="HW">
    <w:p w14:paraId="46FB2EC4">
      <w:pPr>
        <w:pStyle w:val="2"/>
      </w:pPr>
      <w:r>
        <w:rPr>
          <w:rFonts w:hint="eastAsia"/>
        </w:rPr>
        <w:t>Maximal Update Parametrization？</w:t>
      </w:r>
    </w:p>
    <w:p w14:paraId="2D3DE24E">
      <w:pPr>
        <w:pStyle w:val="2"/>
      </w:pPr>
      <w:r>
        <w:t>MuP</w:t>
      </w:r>
      <w:r>
        <w:rPr>
          <w:rFonts w:hint="eastAsia"/>
        </w:rPr>
        <w:t>是一个常见的方法，可以直接提名字。</w:t>
      </w:r>
    </w:p>
    <w:p w14:paraId="4058DD76">
      <w:pPr>
        <w:pStyle w:val="2"/>
        <w:rPr>
          <w:rFonts w:hint="eastAsia"/>
        </w:rPr>
      </w:pPr>
      <w:r>
        <w:rPr>
          <w:rFonts w:hint="eastAsia"/>
        </w:rPr>
        <w:t>我们的方法跟</w:t>
      </w:r>
      <w:r>
        <w:t>MuP</w:t>
      </w:r>
      <w:r>
        <w:rPr>
          <w:rFonts w:hint="eastAsia"/>
        </w:rPr>
        <w:t>有显著差异吗？</w:t>
      </w:r>
    </w:p>
    <w:p w14:paraId="6D242AB9">
      <w:pPr>
        <w:pStyle w:val="2"/>
        <w:rPr>
          <w:rFonts w:hint="eastAsia" w:eastAsiaTheme="minorEastAsia"/>
          <w:lang w:val="en-US" w:eastAsia="zh-CN"/>
        </w:rPr>
      </w:pPr>
    </w:p>
  </w:comment>
  <w:comment w:id="1" w:author="WuHaoyi" w:date="2026-04-19T18:52:00Z" w:initials="HW">
    <w:p w14:paraId="2DE374AF">
      <w:pPr>
        <w:pStyle w:val="2"/>
      </w:pPr>
      <w:r>
        <w:rPr>
          <w:rFonts w:hint="eastAsia"/>
        </w:rPr>
        <w:t>或者仿照white-box那篇</w:t>
      </w:r>
    </w:p>
    <w:p w14:paraId="0A0022A9">
      <w:pPr>
        <w:pStyle w:val="2"/>
      </w:pPr>
      <w:r>
        <w:t>Scaling Probabilistic Transformer for Text Understanding</w:t>
      </w:r>
    </w:p>
    <w:p w14:paraId="4DABC791">
      <w:pPr>
        <w:pStyle w:val="2"/>
      </w:pPr>
      <w:r>
        <w:rPr>
          <w:rFonts w:hint="eastAsia"/>
        </w:rPr>
        <w:t>我们的改动也不只是</w:t>
      </w:r>
      <w:r>
        <w:t>M</w:t>
      </w:r>
      <w:r>
        <w:rPr>
          <w:rFonts w:hint="eastAsia"/>
        </w:rPr>
        <w:t>uP，除非不要提到结构改动</w:t>
      </w:r>
    </w:p>
  </w:comment>
  <w:comment w:id="2" w:author="Penghao Kuang" w:date="2026-04-21T13:20:51Z" w:initials="">
    <w:p w14:paraId="2446212B">
      <w:pPr>
        <w:pStyle w:val="2"/>
      </w:pPr>
      <w:r>
        <w:rPr>
          <w:rFonts w:hint="eastAsia"/>
          <w:lang w:val="en-US" w:eastAsia="zh-CN"/>
        </w:rPr>
        <w:t>和MuP大部分一致，但MuP当中会有一些特殊的缩放调整（比如attention logits改成除以d_k而不是\sqrt{d_k}，但PT直接这么调整会破坏概率分布假设），在PT当中做出的调整就不再是简单修改缩放系数，而是调整势函数和变分自由能函数（在这两个函数中增加缩放系数）</w:t>
      </w:r>
    </w:p>
  </w:comment>
  <w:comment w:id="3" w:author="Penghao Kuang" w:date="2026-04-21T13:21:44Z" w:initials="">
    <w:p w14:paraId="0DBA715E">
      <w:pPr>
        <w:pStyle w:val="2"/>
        <w:rPr>
          <w:rFonts w:hint="default" w:eastAsiaTheme="minorEastAsia"/>
          <w:lang w:val="en-US" w:eastAsia="zh-CN"/>
        </w:rPr>
      </w:pPr>
      <w:r>
        <w:rPr>
          <w:rFonts w:hint="eastAsia"/>
          <w:lang w:val="en-US" w:eastAsia="zh-CN"/>
        </w:rPr>
        <w:t>所以实际工作做了结构改动&amp;MuP两项的时候，即使某一项是相对更为重要的，也尽量不要在标题里面只写这一个？</w:t>
      </w:r>
    </w:p>
  </w:comment>
  <w:comment w:id="4" w:author="WuHaoyi" w:date="2026-04-19T20:43:00Z" w:initials="HW">
    <w:p w14:paraId="66C1C843">
      <w:pPr>
        <w:pStyle w:val="2"/>
      </w:pPr>
      <w:r>
        <w:rPr>
          <w:rFonts w:hint="eastAsia"/>
        </w:rPr>
        <w:t>没看懂</w:t>
      </w:r>
    </w:p>
  </w:comment>
  <w:comment w:id="5" w:author="WuHaoyi" w:date="2026-04-19T20:47:00Z" w:initials="HW">
    <w:p w14:paraId="1A55C490">
      <w:pPr>
        <w:pStyle w:val="2"/>
      </w:pPr>
      <w:r>
        <w:rPr>
          <w:rFonts w:hint="eastAsia"/>
        </w:rPr>
        <w:t>Highly coupled不应该用在这里吧？是不是想说超参跟模型大小有关？transformer不是也有这个问题吗？</w:t>
      </w:r>
    </w:p>
  </w:comment>
  <w:comment w:id="6" w:author="WuHaoyi" w:date="2026-04-19T20:49:00Z" w:initials="HW">
    <w:p w14:paraId="635ACDDC">
      <w:pPr>
        <w:pStyle w:val="2"/>
      </w:pPr>
      <w:r>
        <w:rPr>
          <w:rFonts w:hint="eastAsia"/>
        </w:rPr>
        <w:t>而且我们跟transformer比也没有多很多超参啊</w:t>
      </w:r>
    </w:p>
  </w:comment>
  <w:comment w:id="7" w:author="Penghao Kuang" w:date="2026-04-21T13:51:40Z" w:initials="">
    <w:p w14:paraId="2B0E50C7">
      <w:pPr>
        <w:pStyle w:val="2"/>
        <w:rPr>
          <w:rFonts w:hint="default"/>
          <w:lang w:val="en-US" w:eastAsia="zh-CN"/>
        </w:rPr>
      </w:pPr>
      <w:r>
        <w:rPr>
          <w:rFonts w:hint="eastAsia"/>
          <w:lang w:val="en-US" w:eastAsia="zh-CN"/>
        </w:rPr>
        <w:t>不是，这个实验里需要调的超参有lr和6个权重/缩放参数(比如classifier_amplifier,binary_factor_scaling等)。这些超参是没法固定其他取值只调一个的，所以是高度耦合的，调参难度比较大。</w:t>
      </w:r>
    </w:p>
  </w:comment>
  <w:comment w:id="8" w:author="Penghao Kuang" w:date="2026-04-21T13:58:39Z" w:initials="">
    <w:p w14:paraId="4EAA162C">
      <w:pPr>
        <w:pStyle w:val="2"/>
        <w:rPr>
          <w:rFonts w:hint="default" w:eastAsiaTheme="minorEastAsia"/>
          <w:lang w:val="en-US" w:eastAsia="zh-CN"/>
        </w:rPr>
      </w:pPr>
      <w:r>
        <w:rPr>
          <w:rFonts w:hint="eastAsia"/>
          <w:lang w:val="en-US" w:eastAsia="zh-CN"/>
        </w:rPr>
        <w:t>相比之下transformer需要用muP节省调参成本的超参只有lr一个。其他的超参（比如和d_ff/d_model之类的架构相关的超参）是不需要用MuP的，并且因为最优区间基本不会随着模型增大而改变（比如d_ff/d_model可以一直取值为4）。所以PT有7个调参难度较大且能用MuP的超参，transformer只有一个。</w:t>
      </w:r>
    </w:p>
  </w:comment>
  <w:comment w:id="9" w:author="WuHaoyi" w:date="2026-04-19T21:13:00Z" w:initials="HW">
    <w:p w14:paraId="0BCEDD11">
      <w:pPr>
        <w:pStyle w:val="2"/>
      </w:pPr>
      <w:r>
        <w:rPr>
          <w:rFonts w:hint="eastAsia"/>
        </w:rPr>
        <w:t>需要指出来是参考mup做的改动，如果有创新的地方可以描述一下</w:t>
      </w:r>
    </w:p>
  </w:comment>
  <w:comment w:id="10" w:author="Penghao Kuang" w:date="2026-04-21T14:01:01Z" w:initials="">
    <w:p w14:paraId="04F450A6">
      <w:pPr>
        <w:pStyle w:val="2"/>
        <w:rPr>
          <w:rFonts w:hint="default"/>
          <w:lang w:val="en-US" w:eastAsia="zh-CN"/>
        </w:rPr>
      </w:pPr>
      <w:r>
        <w:rPr>
          <w:rFonts w:hint="eastAsia"/>
          <w:lang w:val="en-US" w:eastAsia="zh-CN"/>
        </w:rPr>
        <w:t>创新/不同的地方在前面回复的批注里面</w:t>
      </w:r>
    </w:p>
  </w:comment>
  <w:comment w:id="11" w:author="WuHaoyi" w:date="2026-04-19T21:11:00Z" w:initials="HW">
    <w:p w14:paraId="77E77445">
      <w:pPr>
        <w:pStyle w:val="2"/>
      </w:pPr>
      <w:r>
        <w:rPr>
          <w:rFonts w:hint="eastAsia"/>
        </w:rPr>
        <w:t>同参数量下BERT不是我们的baseline，我们需要跟ALBERT比；或者需要跟</w:t>
      </w:r>
      <w:r>
        <w:t>BERT</w:t>
      </w:r>
      <w:r>
        <w:rPr>
          <w:rFonts w:hint="eastAsia"/>
        </w:rPr>
        <w:t>比同计算量的效果</w:t>
      </w:r>
    </w:p>
    <w:p w14:paraId="4AE0ABB6">
      <w:pPr>
        <w:pStyle w:val="2"/>
      </w:pPr>
      <w:r>
        <w:rPr>
          <w:rFonts w:hint="eastAsia"/>
        </w:rPr>
        <w:t>请不要欺骗你的读者，更不要欺骗自己，报告一个真实完整的结果比只报告好的结果更重要</w:t>
      </w:r>
    </w:p>
  </w:comment>
  <w:comment w:id="12" w:author="Penghao Kuang" w:date="2026-04-21T14:04:12Z" w:initials="">
    <w:p w14:paraId="72448D03">
      <w:pPr>
        <w:pStyle w:val="2"/>
        <w:rPr>
          <w:rFonts w:hint="eastAsia"/>
          <w:lang w:val="en-US" w:eastAsia="zh-CN"/>
        </w:rPr>
      </w:pPr>
      <w:r>
        <w:rPr>
          <w:rFonts w:hint="eastAsia"/>
          <w:lang w:val="en-US" w:eastAsia="zh-CN"/>
        </w:rPr>
        <w:t>有以下几个问题。</w:t>
      </w:r>
    </w:p>
    <w:p w14:paraId="57353AE2">
      <w:pPr>
        <w:pStyle w:val="2"/>
        <w:rPr>
          <w:rFonts w:hint="eastAsia"/>
          <w:lang w:val="en-US" w:eastAsia="zh-CN"/>
        </w:rPr>
      </w:pPr>
    </w:p>
    <w:p w14:paraId="75DB0FBA">
      <w:pPr>
        <w:pStyle w:val="2"/>
        <w:rPr>
          <w:rFonts w:hint="eastAsia"/>
          <w:lang w:val="en-US" w:eastAsia="zh-CN"/>
        </w:rPr>
      </w:pPr>
      <w:r>
        <w:rPr>
          <w:rFonts w:hint="eastAsia"/>
          <w:lang w:val="en-US" w:eastAsia="zh-CN"/>
        </w:rPr>
        <w:t>第一个问题：PT在设计的时候是否纠结过对标的架构是BERT还是ALBERT？对于PT来说，重点在于“架构对标Transformer”还是“同层参数是否复用”？如果重点在于前者，以BERT为Baseline</w:t>
      </w:r>
      <w:r>
        <w:rPr>
          <w:rFonts w:hint="eastAsia"/>
          <w:b/>
          <w:bCs/>
          <w:lang w:val="en-US" w:eastAsia="zh-CN"/>
        </w:rPr>
        <w:t>也是有合理性的，至少不能认为完全不合理</w:t>
      </w:r>
      <w:r>
        <w:rPr>
          <w:rFonts w:hint="eastAsia"/>
          <w:lang w:val="en-US" w:eastAsia="zh-CN"/>
        </w:rPr>
        <w:t>。</w:t>
      </w:r>
    </w:p>
    <w:p w14:paraId="3E78AB59">
      <w:pPr>
        <w:pStyle w:val="2"/>
        <w:rPr>
          <w:rFonts w:hint="eastAsia"/>
          <w:lang w:val="en-US" w:eastAsia="zh-CN"/>
        </w:rPr>
      </w:pPr>
    </w:p>
    <w:p w14:paraId="0B2D1DBD">
      <w:pPr>
        <w:pStyle w:val="2"/>
        <w:rPr>
          <w:rFonts w:hint="default"/>
          <w:lang w:val="en-US" w:eastAsia="zh-CN"/>
        </w:rPr>
      </w:pPr>
      <w:r>
        <w:rPr>
          <w:rFonts w:hint="eastAsia"/>
          <w:lang w:val="en-US" w:eastAsia="zh-CN"/>
        </w:rPr>
        <w:t>第二个问题：在PT的原论文中是否提到过明确的Baseline类型？是否严格使用ALBERT作为Baseline？还是说使用过BERT或其他类型的Transformer作为Baseline？对于同样的模型与前后紧密相连的任务（从提出到Scale up）来说，两篇不同的论文中采用不同性能的Baseline要求是否合适？</w:t>
      </w:r>
    </w:p>
    <w:p w14:paraId="1FE7BDCE">
      <w:pPr>
        <w:pStyle w:val="2"/>
        <w:rPr>
          <w:rFonts w:hint="eastAsia"/>
          <w:lang w:val="en-US" w:eastAsia="zh-CN"/>
        </w:rPr>
      </w:pPr>
    </w:p>
    <w:p w14:paraId="0747FD64">
      <w:pPr>
        <w:pStyle w:val="2"/>
        <w:rPr>
          <w:rFonts w:hint="default"/>
          <w:b/>
          <w:bCs/>
          <w:lang w:val="en-US" w:eastAsia="zh-CN"/>
        </w:rPr>
      </w:pPr>
      <w:r>
        <w:rPr>
          <w:rFonts w:hint="eastAsia"/>
          <w:lang w:val="en-US" w:eastAsia="zh-CN"/>
        </w:rPr>
        <w:t>第三个问题：对于一篇成型的论文和已经闭环且取得了一些实质性进展的工作来说，</w:t>
      </w:r>
      <w:r>
        <w:rPr>
          <w:rFonts w:hint="eastAsia"/>
          <w:b/>
          <w:bCs/>
          <w:lang w:val="en-US" w:eastAsia="zh-CN"/>
        </w:rPr>
        <w:t>在摘要中自曝性能不好，无论是对于读者还是第一作者而言恐怕都是不合适甚至不可接受的</w:t>
      </w:r>
      <w:r>
        <w:rPr>
          <w:rFonts w:hint="eastAsia"/>
          <w:lang w:val="en-US" w:eastAsia="zh-CN"/>
        </w:rPr>
        <w:t>。如果当前的工作已有一些进展，但某些方面仍存在局限，局限部分是否应该在conclusion或discussion部分列出，而非在摘要部分直接揭露？在PT的原论文中，可以注意到PT在某些任务上的性能仍然明显弱于Transformer，但是在摘要中的叙述是：“</w:t>
      </w:r>
      <w:r>
        <w:rPr>
          <w:rFonts w:ascii="宋体" w:hAnsi="宋体" w:eastAsia="宋体" w:cs="宋体"/>
          <w:sz w:val="24"/>
          <w:szCs w:val="24"/>
        </w:rPr>
        <w:t xml:space="preserve">Experiments show that our model performs competitively to transformers on small to medium sized datasets. </w:t>
      </w:r>
      <w:r>
        <w:rPr>
          <w:rFonts w:hint="eastAsia"/>
          <w:lang w:val="en-US" w:eastAsia="zh-CN"/>
        </w:rPr>
        <w:t>”，</w:t>
      </w:r>
      <w:r>
        <w:rPr>
          <w:rFonts w:hint="eastAsia"/>
          <w:b/>
          <w:bCs/>
          <w:lang w:val="en-US" w:eastAsia="zh-CN"/>
        </w:rPr>
        <w:t>局限性在Discussion部分才提出</w:t>
      </w:r>
      <w:r>
        <w:rPr>
          <w:rFonts w:hint="eastAsia"/>
          <w:lang w:val="en-US" w:eastAsia="zh-CN"/>
        </w:rPr>
        <w:t>（“</w:t>
      </w:r>
      <w:r>
        <w:rPr>
          <w:rFonts w:ascii="宋体" w:hAnsi="宋体" w:eastAsia="宋体" w:cs="宋体"/>
          <w:sz w:val="24"/>
          <w:szCs w:val="24"/>
        </w:rPr>
        <w:t>Our preliminary experiments with MLM on larger data show that our models significantly underperform transformers</w:t>
      </w:r>
      <w:r>
        <w:rPr>
          <w:rFonts w:hint="eastAsia"/>
          <w:lang w:val="en-US" w:eastAsia="zh-CN"/>
        </w:rPr>
        <w:t>”）。所以我觉得至少应该在摘要中避开对局限性的叙述，</w:t>
      </w:r>
      <w:r>
        <w:rPr>
          <w:rFonts w:hint="eastAsia"/>
          <w:b/>
          <w:bCs/>
          <w:lang w:val="en-US" w:eastAsia="zh-CN"/>
        </w:rPr>
        <w:t>重点还应该放在取得的进展上，而非自曝当前工作的弱点。</w:t>
      </w:r>
    </w:p>
  </w:comment>
  <w:comment w:id="13" w:author="WuHaoyi" w:date="2026-04-20T10:58:00Z" w:initials="HW">
    <w:p w14:paraId="69FCA89A">
      <w:pPr>
        <w:pStyle w:val="2"/>
      </w:pPr>
      <w:r>
        <w:rPr>
          <w:rFonts w:hint="eastAsia"/>
        </w:rPr>
        <w:t>我们应该不是提出一个白盒模型的通用方法，而是针对</w:t>
      </w:r>
      <w:r>
        <w:t>PT</w:t>
      </w:r>
      <w:r>
        <w:rPr>
          <w:rFonts w:hint="eastAsia"/>
        </w:rPr>
        <w:t>的专用方法，对吗？</w:t>
      </w:r>
    </w:p>
  </w:comment>
  <w:comment w:id="14" w:author="WuHaoyi" w:date="2026-04-20T11:09:00Z" w:initials="HW">
    <w:p w14:paraId="21CFDF3D">
      <w:pPr>
        <w:pStyle w:val="2"/>
      </w:pPr>
      <w:r>
        <w:rPr>
          <w:rFonts w:hint="eastAsia"/>
        </w:rPr>
        <w:t>如果是这样，intro应该“白盒模型”</w:t>
      </w:r>
      <w:r>
        <w:t>-&gt;”PT”-&gt;”PT scaling</w:t>
      </w:r>
      <w:r>
        <w:rPr>
          <w:rFonts w:hint="eastAsia"/>
        </w:rPr>
        <w:t>的问题</w:t>
      </w:r>
      <w:r>
        <w:t>”-&gt;”solution”?</w:t>
      </w:r>
    </w:p>
  </w:comment>
  <w:comment w:id="15" w:author="Penghao Kuang" w:date="2026-04-21T14:42:30Z" w:initials="">
    <w:p w14:paraId="1E3100A6">
      <w:pPr>
        <w:pStyle w:val="2"/>
        <w:rPr>
          <w:rFonts w:hint="eastAsia"/>
          <w:lang w:val="en-US" w:eastAsia="zh-CN"/>
        </w:rPr>
      </w:pPr>
      <w:r>
        <w:rPr>
          <w:rFonts w:hint="eastAsia"/>
          <w:lang w:val="en-US" w:eastAsia="zh-CN"/>
        </w:rPr>
        <w:t>可以。所以具体的思路是否可以这样安排：</w:t>
      </w:r>
    </w:p>
    <w:p w14:paraId="73575610">
      <w:pPr>
        <w:pStyle w:val="2"/>
        <w:rPr>
          <w:rFonts w:hint="eastAsia"/>
          <w:lang w:val="en-US" w:eastAsia="zh-CN"/>
        </w:rPr>
      </w:pPr>
    </w:p>
    <w:p w14:paraId="31BD3FEA">
      <w:pPr>
        <w:pStyle w:val="2"/>
      </w:pPr>
      <w:r>
        <w:rPr>
          <w:rFonts w:hint="eastAsia"/>
          <w:lang w:val="en-US" w:eastAsia="zh-CN"/>
        </w:rPr>
        <w:t xml:space="preserve">* </w:t>
      </w:r>
      <w:r>
        <w:t>白盒模型</w:t>
      </w:r>
      <w:r>
        <w:rPr>
          <w:rFonts w:hint="eastAsia"/>
          <w:lang w:val="en-US" w:eastAsia="zh-CN"/>
        </w:rPr>
        <w:t>及</w:t>
      </w:r>
      <w:r>
        <w:t>研究背景</w:t>
      </w:r>
    </w:p>
    <w:p w14:paraId="31368E46">
      <w:pPr>
        <w:pStyle w:val="2"/>
      </w:pPr>
    </w:p>
    <w:p w14:paraId="2D648500">
      <w:pPr>
        <w:pStyle w:val="2"/>
        <w:rPr>
          <w:rFonts w:hint="eastAsia"/>
          <w:lang w:val="en-US" w:eastAsia="zh-CN"/>
        </w:rPr>
      </w:pPr>
      <w:r>
        <w:rPr>
          <w:rFonts w:hint="eastAsia"/>
          <w:lang w:val="en-US" w:eastAsia="zh-CN"/>
        </w:rPr>
        <w:t>* PT的介绍</w:t>
      </w:r>
    </w:p>
    <w:p w14:paraId="4ADA6E7E">
      <w:pPr>
        <w:pStyle w:val="2"/>
        <w:rPr>
          <w:rFonts w:hint="default"/>
          <w:lang w:val="en-US" w:eastAsia="zh-CN"/>
        </w:rPr>
      </w:pPr>
    </w:p>
    <w:p w14:paraId="602B237C">
      <w:pPr>
        <w:pStyle w:val="2"/>
        <w:rPr>
          <w:rFonts w:hint="eastAsia"/>
          <w:lang w:val="en-US" w:eastAsia="zh-CN"/>
        </w:rPr>
      </w:pPr>
      <w:r>
        <w:rPr>
          <w:rFonts w:hint="eastAsia"/>
          <w:lang w:val="en-US" w:eastAsia="zh-CN"/>
        </w:rPr>
        <w:t>* PT Scale up面临的问题</w:t>
      </w:r>
    </w:p>
    <w:p w14:paraId="7463ECA0">
      <w:r>
        <w:rPr>
          <w:rFonts w:hint="eastAsia"/>
          <w:lang w:val="en-US" w:eastAsia="zh-CN"/>
        </w:rPr>
        <w:t xml:space="preserve">  </w:t>
      </w:r>
      <w:r>
        <w:t>* PT的超参数量多且高度耦合，在算力受限情况下无法对大模型调优</w:t>
      </w:r>
    </w:p>
    <w:p w14:paraId="2F30C393">
      <w:r>
        <w:t xml:space="preserve">  </w:t>
      </w:r>
      <w:r>
        <w:rPr>
          <w:rFonts w:hint="eastAsia"/>
          <w:lang w:val="en-US" w:eastAsia="zh-CN"/>
        </w:rPr>
        <w:t xml:space="preserve"> </w:t>
      </w:r>
      <w:r>
        <w:t>* 模型Scale up的研究方法（muP）需要对activations施加常数缩放因子，仅适用于黑盒神经网络，在概率模型中破坏了activations代表概率分布的前提</w:t>
      </w:r>
    </w:p>
    <w:p w14:paraId="7276609D"/>
    <w:p w14:paraId="51165395">
      <w:pPr>
        <w:pStyle w:val="2"/>
        <w:rPr>
          <w:rFonts w:hint="eastAsia"/>
          <w:lang w:val="en-US" w:eastAsia="zh-CN"/>
        </w:rPr>
      </w:pPr>
      <w:r>
        <w:rPr>
          <w:rFonts w:hint="eastAsia"/>
          <w:lang w:val="en-US" w:eastAsia="zh-CN"/>
        </w:rPr>
        <w:t>* 研究方法及贡献</w:t>
      </w:r>
    </w:p>
    <w:p w14:paraId="15416A13">
      <w:r>
        <w:t>  * 结合muP提出的zero-shot迁移的数学原理，找到了对PT的potential function等数学架构的调整方法而非直接进行仿照黑盒模型的缩放，使得能够符合zero-shot的条件且不破坏推导过程中的概率分布前提。</w:t>
      </w:r>
    </w:p>
    <w:p w14:paraId="4F5E3FD0">
      <w:r>
        <w:t>  * 引入类似RoPE的位置编码机制和potential function函数的替换，使得参数量大大减少且提升模型性能。</w:t>
      </w:r>
    </w:p>
    <w:p w14:paraId="43395BE3">
      <w:pPr>
        <w:rPr>
          <w:rFonts w:hint="default"/>
          <w:lang w:val="en-US" w:eastAsia="zh-CN"/>
        </w:rPr>
      </w:pPr>
      <w:r>
        <w:t>  * 使得PT可以低成本scale up，并在MLM任务上稳定优于BERT。</w:t>
      </w:r>
    </w:p>
  </w:comment>
  <w:comment w:id="16" w:author="WuHaoyi" w:date="2026-04-20T10:53:00Z" w:initials="HW">
    <w:p w14:paraId="2702A5EC">
      <w:pPr>
        <w:pStyle w:val="2"/>
      </w:pPr>
      <w:r>
        <w:rPr>
          <w:rFonts w:hint="eastAsia"/>
        </w:rPr>
        <w:t>这篇工作没有填补什么研究空白啊，mup基础上换换scale的位置，这不算创新，只能说把mup应用到了pt上</w:t>
      </w:r>
    </w:p>
  </w:comment>
  <w:comment w:id="17" w:author="Penghao Kuang" w:date="2026-04-21T14:49:16Z" w:initials="">
    <w:p w14:paraId="6D58C8EC">
      <w:pPr>
        <w:pStyle w:val="2"/>
        <w:rPr>
          <w:rFonts w:hint="eastAsia"/>
          <w:lang w:val="en-US" w:eastAsia="zh-CN"/>
        </w:rPr>
      </w:pPr>
      <w:r>
        <w:rPr>
          <w:rFonts w:hint="eastAsia"/>
          <w:lang w:val="en-US" w:eastAsia="zh-CN"/>
        </w:rPr>
        <w:t>但是这篇工作的目的本身也不是提出底层idea的创新，而是利用一个之前没有考虑过的方法，解决一个实现上的问题。</w:t>
      </w:r>
    </w:p>
    <w:p w14:paraId="3F6C7D9F">
      <w:pPr>
        <w:pStyle w:val="2"/>
        <w:rPr>
          <w:rFonts w:hint="eastAsia"/>
          <w:lang w:val="en-US" w:eastAsia="zh-CN"/>
        </w:rPr>
      </w:pPr>
    </w:p>
    <w:p w14:paraId="04AB759D">
      <w:pPr>
        <w:pStyle w:val="2"/>
        <w:rPr>
          <w:rFonts w:hint="default"/>
          <w:lang w:val="en-US" w:eastAsia="zh-CN"/>
        </w:rPr>
      </w:pPr>
      <w:r>
        <w:rPr>
          <w:rFonts w:hint="eastAsia"/>
          <w:lang w:val="en-US" w:eastAsia="zh-CN"/>
        </w:rPr>
        <w:t>所以和上一条批注回复的思路差不多，叙述方式不用“研究空白”，而是“Problems”。Solution不是新的理论，而是成功解决问题的思路和方式。</w:t>
      </w:r>
    </w:p>
  </w:comment>
  <w:comment w:id="18" w:author="WuHaoyi" w:date="2026-04-20T11:11:00Z" w:initials="HW">
    <w:p w14:paraId="425DDF4E">
      <w:pPr>
        <w:pStyle w:val="2"/>
      </w:pPr>
      <w:r>
        <w:rPr>
          <w:rFonts w:hint="eastAsia"/>
        </w:rPr>
        <w:t>这些是小标题吗？</w:t>
      </w:r>
    </w:p>
  </w:comment>
  <w:comment w:id="19" w:author="WuHaoyi" w:date="2026-04-20T11:16:00Z" w:initials="HW">
    <w:p w14:paraId="6D711EA7">
      <w:pPr>
        <w:pStyle w:val="2"/>
      </w:pPr>
      <w:r>
        <w:rPr>
          <w:rFonts w:hint="eastAsia"/>
        </w:rPr>
        <w:t>第</w:t>
      </w:r>
      <w:r>
        <w:t>2</w:t>
      </w:r>
      <w:r>
        <w:rPr>
          <w:rFonts w:hint="eastAsia"/>
        </w:rPr>
        <w:t>节的篇幅打算怎么安排？</w:t>
      </w:r>
    </w:p>
  </w:comment>
  <w:comment w:id="20" w:author="Penghao Kuang" w:date="2026-04-21T14:52:45Z" w:initials="">
    <w:p w14:paraId="3798ABC1">
      <w:pPr>
        <w:pStyle w:val="2"/>
        <w:rPr>
          <w:rFonts w:hint="eastAsia"/>
          <w:lang w:val="en-US" w:eastAsia="zh-CN"/>
        </w:rPr>
      </w:pPr>
      <w:r>
        <w:rPr>
          <w:rFonts w:hint="eastAsia"/>
          <w:lang w:val="en-US" w:eastAsia="zh-CN"/>
        </w:rPr>
        <w:t>2.1和2.2的详细实现方法和原理我不算很熟悉，但应该不会有太多的篇幅。</w:t>
      </w:r>
    </w:p>
    <w:p w14:paraId="26427488">
      <w:pPr>
        <w:pStyle w:val="2"/>
        <w:rPr>
          <w:rFonts w:hint="eastAsia"/>
          <w:lang w:val="en-US" w:eastAsia="zh-CN"/>
        </w:rPr>
      </w:pPr>
    </w:p>
    <w:p w14:paraId="4F95F0C6">
      <w:pPr>
        <w:pStyle w:val="2"/>
        <w:rPr>
          <w:rFonts w:hint="eastAsia"/>
          <w:lang w:val="en-US" w:eastAsia="zh-CN"/>
        </w:rPr>
      </w:pPr>
      <w:r>
        <w:rPr>
          <w:rFonts w:hint="eastAsia"/>
          <w:lang w:val="en-US" w:eastAsia="zh-CN"/>
        </w:rPr>
        <w:t>2.3应该是重点，占整个第2部分预计三分之二的篇幅。整个第二节估计占一页左右，有可能还要稍多一点。</w:t>
      </w:r>
    </w:p>
    <w:p w14:paraId="43B59764">
      <w:pPr>
        <w:pStyle w:val="2"/>
        <w:rPr>
          <w:rFonts w:hint="eastAsia"/>
          <w:lang w:val="en-US" w:eastAsia="zh-CN"/>
        </w:rPr>
      </w:pPr>
    </w:p>
    <w:p w14:paraId="61D9D892">
      <w:pPr>
        <w:pStyle w:val="2"/>
        <w:rPr>
          <w:rFonts w:hint="eastAsia"/>
          <w:lang w:val="en-US" w:eastAsia="zh-CN"/>
        </w:rPr>
      </w:pPr>
      <w:r>
        <w:rPr>
          <w:rFonts w:hint="eastAsia"/>
          <w:lang w:val="en-US" w:eastAsia="zh-CN"/>
        </w:rPr>
        <w:t>但如果要把之前3.1的内容（对于muP效果的验证）放到第二节里面的话，估计还会再占半页或者多半页的篇幅。</w:t>
      </w:r>
    </w:p>
    <w:p w14:paraId="162A4DB3">
      <w:pPr>
        <w:pStyle w:val="2"/>
        <w:rPr>
          <w:rFonts w:hint="eastAsia"/>
          <w:lang w:val="en-US" w:eastAsia="zh-CN"/>
        </w:rPr>
      </w:pPr>
    </w:p>
    <w:p w14:paraId="29538230">
      <w:pPr>
        <w:pStyle w:val="2"/>
        <w:rPr>
          <w:rFonts w:hint="default"/>
          <w:lang w:val="en-US" w:eastAsia="zh-CN"/>
        </w:rPr>
      </w:pPr>
      <w:r>
        <w:rPr>
          <w:rFonts w:hint="eastAsia"/>
          <w:lang w:val="en-US" w:eastAsia="zh-CN"/>
        </w:rPr>
        <w:t>另外，2.1和2.2应该是之前你做出的实现，这部分的内容是你写还是我写？</w:t>
      </w:r>
    </w:p>
  </w:comment>
  <w:comment w:id="21" w:author="Penghao Kuang" w:date="2026-04-21T16:48:41Z" w:initials="">
    <w:p w14:paraId="51E24DCA">
      <w:pPr>
        <w:pStyle w:val="2"/>
        <w:rPr>
          <w:rFonts w:hint="default"/>
          <w:lang w:val="en-US" w:eastAsia="zh-CN"/>
        </w:rPr>
      </w:pPr>
      <w:r>
        <w:rPr>
          <w:rFonts w:hint="eastAsia"/>
          <w:lang w:val="en-US" w:eastAsia="zh-CN"/>
        </w:rPr>
        <w:t>是小标题</w:t>
      </w:r>
    </w:p>
  </w:comment>
  <w:comment w:id="22" w:author="Penghao Kuang" w:date="2026-04-21T17:02:29Z" w:initials="">
    <w:p w14:paraId="465E6225">
      <w:pPr>
        <w:pStyle w:val="2"/>
        <w:rPr>
          <w:rFonts w:hint="default" w:eastAsiaTheme="minorEastAsia"/>
          <w:lang w:val="en-US" w:eastAsia="zh-CN"/>
        </w:rPr>
      </w:pPr>
      <w:r>
        <w:rPr>
          <w:rFonts w:hint="eastAsia"/>
          <w:lang w:val="en-US" w:eastAsia="zh-CN"/>
        </w:rPr>
        <w:t>将3.1的内容挪到2.3的部分，作为实验结果验证</w:t>
      </w:r>
    </w:p>
  </w:comment>
  <w:comment w:id="23" w:author="WuHaoyi" w:date="2026-04-20T11:19:00Z" w:initials="HW">
    <w:p w14:paraId="5DD5D8C1">
      <w:pPr>
        <w:pStyle w:val="2"/>
      </w:pPr>
      <w:r>
        <w:rPr>
          <w:rFonts w:hint="eastAsia"/>
        </w:rPr>
        <w:t>如果第二节讲了模型结构改动，实验需要验证这种改动的效果，包括模型效果和效率</w:t>
      </w:r>
    </w:p>
    <w:p w14:paraId="52549556">
      <w:pPr>
        <w:pStyle w:val="2"/>
      </w:pPr>
      <w:r>
        <w:rPr>
          <w:rFonts w:hint="eastAsia"/>
        </w:rPr>
        <w:t>2.2我看下面有了，</w:t>
      </w:r>
      <w:r>
        <w:t>2.1</w:t>
      </w:r>
      <w:r>
        <w:rPr>
          <w:rFonts w:hint="eastAsia"/>
        </w:rPr>
        <w:t>要补一下</w:t>
      </w:r>
    </w:p>
  </w:comment>
  <w:comment w:id="24" w:author="Penghao Kuang" w:date="2026-04-21T16:51:34Z" w:initials="">
    <w:p w14:paraId="392F485F">
      <w:pPr>
        <w:pStyle w:val="2"/>
        <w:rPr>
          <w:rFonts w:hint="default" w:eastAsiaTheme="minorEastAsia"/>
          <w:lang w:val="en-US" w:eastAsia="zh-CN"/>
        </w:rPr>
      </w:pPr>
      <w:r>
        <w:rPr>
          <w:rFonts w:hint="eastAsia"/>
          <w:lang w:val="en-US" w:eastAsia="zh-CN"/>
        </w:rPr>
        <w:t>2.1怎么补？我不太了解相关的实现方法和验证方式。有空可以交流一下？</w:t>
      </w:r>
    </w:p>
  </w:comment>
  <w:comment w:id="25" w:author="WuHaoyi" w:date="2026-04-20T11:20:00Z" w:initials="HW">
    <w:p w14:paraId="6C409C9C">
      <w:pPr>
        <w:pStyle w:val="2"/>
      </w:pPr>
      <w:r>
        <w:rPr>
          <w:rFonts w:hint="eastAsia"/>
        </w:rPr>
        <w:t>这部分不应该是实验，放在第二节</w:t>
      </w:r>
    </w:p>
  </w:comment>
  <w:comment w:id="26" w:author="WuHaoyi" w:date="2026-04-20T11:22:00Z" w:initials="HW">
    <w:p w14:paraId="28C7005E">
      <w:pPr>
        <w:pStyle w:val="2"/>
      </w:pPr>
      <w:r>
        <w:rPr>
          <w:rFonts w:hint="eastAsia"/>
        </w:rPr>
        <w:t>包括下面的理论分析曲线，也是放第二节，或者可以跟实测结果放在一张图里面</w:t>
      </w:r>
    </w:p>
  </w:comment>
  <w:comment w:id="27" w:author="Penghao Kuang" w:date="2026-04-21T17:03:30Z" w:initials="">
    <w:p w14:paraId="0A4B6772">
      <w:pPr>
        <w:pStyle w:val="2"/>
        <w:rPr>
          <w:rFonts w:hint="eastAsia" w:eastAsiaTheme="minorEastAsia"/>
          <w:lang w:val="en-US" w:eastAsia="zh-CN"/>
        </w:rPr>
      </w:pPr>
      <w:r>
        <w:rPr>
          <w:rFonts w:hint="eastAsia"/>
          <w:lang w:val="en-US" w:eastAsia="zh-CN"/>
        </w:rPr>
        <w:t>修改序号</w:t>
      </w:r>
    </w:p>
  </w:comment>
  <w:comment w:id="28" w:author="Penghao Kuang" w:date="2026-04-21T17:03:49Z" w:initials="">
    <w:p w14:paraId="7CAACFFF">
      <w:pPr>
        <w:pStyle w:val="2"/>
      </w:pPr>
      <w:r>
        <w:rPr>
          <w:rFonts w:hint="eastAsia"/>
          <w:lang w:val="en-US" w:eastAsia="zh-CN"/>
        </w:rPr>
        <w:t>修改序号</w:t>
      </w:r>
    </w:p>
  </w:comment>
  <w:comment w:id="29" w:author="WuHaoyi" w:date="2026-04-20T11:26:00Z" w:initials="HW">
    <w:p w14:paraId="39A9A2BF">
      <w:pPr>
        <w:pStyle w:val="2"/>
      </w:pPr>
      <w:r>
        <w:rPr>
          <w:rFonts w:hint="eastAsia"/>
        </w:rPr>
        <w:t>打算讨论些什么？</w:t>
      </w:r>
    </w:p>
  </w:comment>
  <w:comment w:id="30" w:author="Penghao Kuang" w:date="2026-04-21T16:54:47Z" w:initials="">
    <w:p w14:paraId="02961192">
      <w:pPr>
        <w:pStyle w:val="2"/>
        <w:rPr>
          <w:rFonts w:hint="default" w:eastAsiaTheme="minorEastAsia"/>
          <w:lang w:val="en-US" w:eastAsia="zh-CN"/>
        </w:rPr>
      </w:pPr>
      <w:r>
        <w:rPr>
          <w:rFonts w:hint="eastAsia"/>
          <w:lang w:val="en-US" w:eastAsia="zh-CN"/>
        </w:rPr>
        <w:t>感觉暂时没有什么其他东西，考虑删掉。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242AB9" w15:done="0"/>
  <w15:commentEx w15:paraId="4DABC791" w15:done="0" w15:paraIdParent="6D242AB9"/>
  <w15:commentEx w15:paraId="2446212B" w15:done="0" w15:paraIdParent="6D242AB9"/>
  <w15:commentEx w15:paraId="0DBA715E" w15:done="0" w15:paraIdParent="6D242AB9"/>
  <w15:commentEx w15:paraId="66C1C843" w15:done="0"/>
  <w15:commentEx w15:paraId="1A55C490" w15:done="0" w15:paraIdParent="66C1C843"/>
  <w15:commentEx w15:paraId="635ACDDC" w15:done="0" w15:paraIdParent="66C1C843"/>
  <w15:commentEx w15:paraId="2B0E50C7" w15:done="0" w15:paraIdParent="66C1C843"/>
  <w15:commentEx w15:paraId="4EAA162C" w15:done="0" w15:paraIdParent="66C1C843"/>
  <w15:commentEx w15:paraId="0BCEDD11" w15:done="0"/>
  <w15:commentEx w15:paraId="04F450A6" w15:done="0" w15:paraIdParent="0BCEDD11"/>
  <w15:commentEx w15:paraId="4AE0ABB6" w15:done="0"/>
  <w15:commentEx w15:paraId="0747FD64" w15:done="0" w15:paraIdParent="4AE0ABB6"/>
  <w15:commentEx w15:paraId="69FCA89A" w15:done="0"/>
  <w15:commentEx w15:paraId="21CFDF3D" w15:done="0" w15:paraIdParent="69FCA89A"/>
  <w15:commentEx w15:paraId="43395BE3" w15:done="0" w15:paraIdParent="69FCA89A"/>
  <w15:commentEx w15:paraId="2702A5EC" w15:done="0"/>
  <w15:commentEx w15:paraId="04AB759D" w15:done="0" w15:paraIdParent="2702A5EC"/>
  <w15:commentEx w15:paraId="425DDF4E" w15:done="0"/>
  <w15:commentEx w15:paraId="6D711EA7" w15:done="0" w15:paraIdParent="425DDF4E"/>
  <w15:commentEx w15:paraId="29538230" w15:done="0" w15:paraIdParent="425DDF4E"/>
  <w15:commentEx w15:paraId="51E24DCA" w15:done="0" w15:paraIdParent="425DDF4E"/>
  <w15:commentEx w15:paraId="465E6225" w15:done="0"/>
  <w15:commentEx w15:paraId="52549556" w15:done="0"/>
  <w15:commentEx w15:paraId="392F485F" w15:done="0" w15:paraIdParent="52549556"/>
  <w15:commentEx w15:paraId="6C409C9C" w15:done="0"/>
  <w15:commentEx w15:paraId="28C7005E" w15:done="0" w15:paraIdParent="6C409C9C"/>
  <w15:commentEx w15:paraId="0A4B6772" w15:done="0"/>
  <w15:commentEx w15:paraId="7CAACFFF" w15:done="0"/>
  <w15:commentEx w15:paraId="39A9A2BF" w15:done="0"/>
  <w15:commentEx w15:paraId="02961192" w15:done="0" w15:paraIdParent="39A9A2BF"/>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A754F8"/>
    <w:multiLevelType w:val="singleLevel"/>
    <w:tmpl w:val="34A754F8"/>
    <w:lvl w:ilvl="0" w:tentative="0">
      <w:start w:val="5"/>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uHaoyi">
    <w15:presenceInfo w15:providerId="AD" w15:userId="S::wuhy1@shanghaitech.edu.cn::b02645a5-63dc-4278-b922-5a7d3c5f8bdb"/>
  </w15:person>
  <w15:person w15:author="Penghao Kuang">
    <w15:presenceInfo w15:providerId="WPS Office" w15:userId="7579927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EDB"/>
    <w:rsid w:val="00064326"/>
    <w:rsid w:val="000A0071"/>
    <w:rsid w:val="000A195E"/>
    <w:rsid w:val="000A3689"/>
    <w:rsid w:val="000B01ED"/>
    <w:rsid w:val="000B324F"/>
    <w:rsid w:val="0010219B"/>
    <w:rsid w:val="00121F55"/>
    <w:rsid w:val="001816B9"/>
    <w:rsid w:val="001A365F"/>
    <w:rsid w:val="002174E5"/>
    <w:rsid w:val="00247B6A"/>
    <w:rsid w:val="00253945"/>
    <w:rsid w:val="002626E1"/>
    <w:rsid w:val="00293D2B"/>
    <w:rsid w:val="002C4ED0"/>
    <w:rsid w:val="002D68DE"/>
    <w:rsid w:val="002F56D6"/>
    <w:rsid w:val="00314CDF"/>
    <w:rsid w:val="00372298"/>
    <w:rsid w:val="00380D77"/>
    <w:rsid w:val="0039502F"/>
    <w:rsid w:val="003A5423"/>
    <w:rsid w:val="003B5191"/>
    <w:rsid w:val="00424E05"/>
    <w:rsid w:val="004268DC"/>
    <w:rsid w:val="00481438"/>
    <w:rsid w:val="0049689D"/>
    <w:rsid w:val="004F1945"/>
    <w:rsid w:val="00537576"/>
    <w:rsid w:val="00587B93"/>
    <w:rsid w:val="005B5A08"/>
    <w:rsid w:val="005C19A2"/>
    <w:rsid w:val="005C7572"/>
    <w:rsid w:val="006113F3"/>
    <w:rsid w:val="00616021"/>
    <w:rsid w:val="0063611A"/>
    <w:rsid w:val="006656EA"/>
    <w:rsid w:val="006B07CB"/>
    <w:rsid w:val="006F230A"/>
    <w:rsid w:val="00707BDB"/>
    <w:rsid w:val="00726986"/>
    <w:rsid w:val="007947CC"/>
    <w:rsid w:val="007A1EDB"/>
    <w:rsid w:val="008176FE"/>
    <w:rsid w:val="0084016F"/>
    <w:rsid w:val="00853505"/>
    <w:rsid w:val="0086083B"/>
    <w:rsid w:val="00870758"/>
    <w:rsid w:val="008A6988"/>
    <w:rsid w:val="008B66E2"/>
    <w:rsid w:val="008E433D"/>
    <w:rsid w:val="009425EB"/>
    <w:rsid w:val="009B682B"/>
    <w:rsid w:val="009C23E2"/>
    <w:rsid w:val="009F3381"/>
    <w:rsid w:val="00A002BA"/>
    <w:rsid w:val="00A10E1A"/>
    <w:rsid w:val="00A213E4"/>
    <w:rsid w:val="00A241F9"/>
    <w:rsid w:val="00A3131B"/>
    <w:rsid w:val="00A74A88"/>
    <w:rsid w:val="00AB437A"/>
    <w:rsid w:val="00AC1D0D"/>
    <w:rsid w:val="00AF6F4A"/>
    <w:rsid w:val="00B221B4"/>
    <w:rsid w:val="00B30BB0"/>
    <w:rsid w:val="00B47000"/>
    <w:rsid w:val="00B657F7"/>
    <w:rsid w:val="00B71904"/>
    <w:rsid w:val="00BF0900"/>
    <w:rsid w:val="00C0388D"/>
    <w:rsid w:val="00C31E40"/>
    <w:rsid w:val="00C471C0"/>
    <w:rsid w:val="00C90B5B"/>
    <w:rsid w:val="00CA6DB0"/>
    <w:rsid w:val="00CF106D"/>
    <w:rsid w:val="00D42CBF"/>
    <w:rsid w:val="00D457F6"/>
    <w:rsid w:val="00D732B2"/>
    <w:rsid w:val="00D83188"/>
    <w:rsid w:val="00DC202D"/>
    <w:rsid w:val="00E23467"/>
    <w:rsid w:val="00E7355F"/>
    <w:rsid w:val="00E8142F"/>
    <w:rsid w:val="00EA6D03"/>
    <w:rsid w:val="00EC22B9"/>
    <w:rsid w:val="00EE6034"/>
    <w:rsid w:val="00F013A1"/>
    <w:rsid w:val="00F4615F"/>
    <w:rsid w:val="00F829E5"/>
    <w:rsid w:val="00F95587"/>
    <w:rsid w:val="00FD30A0"/>
    <w:rsid w:val="00FF2338"/>
    <w:rsid w:val="0C9F7E54"/>
    <w:rsid w:val="0D1C073D"/>
    <w:rsid w:val="25B81CC0"/>
    <w:rsid w:val="39AF7CB0"/>
    <w:rsid w:val="76C30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8"/>
    <w:qFormat/>
    <w:uiPriority w:val="0"/>
    <w:pPr>
      <w:jc w:val="left"/>
    </w:pPr>
  </w:style>
  <w:style w:type="paragraph" w:styleId="3">
    <w:name w:val="annotation subject"/>
    <w:basedOn w:val="2"/>
    <w:next w:val="2"/>
    <w:link w:val="9"/>
    <w:qFormat/>
    <w:uiPriority w:val="0"/>
    <w:rPr>
      <w:b/>
      <w:bCs/>
    </w:rPr>
  </w:style>
  <w:style w:type="character" w:styleId="6">
    <w:name w:val="annotation reference"/>
    <w:basedOn w:val="5"/>
    <w:uiPriority w:val="0"/>
    <w:rPr>
      <w:sz w:val="21"/>
      <w:szCs w:val="21"/>
    </w:rPr>
  </w:style>
  <w:style w:type="paragraph" w:customStyle="1" w:styleId="7">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8">
    <w:name w:val="批注文字 字符"/>
    <w:basedOn w:val="5"/>
    <w:link w:val="2"/>
    <w:qFormat/>
    <w:uiPriority w:val="0"/>
    <w:rPr>
      <w:rFonts w:asciiTheme="minorHAnsi" w:hAnsiTheme="minorHAnsi" w:eastAsiaTheme="minorEastAsia" w:cstheme="minorBidi"/>
      <w:kern w:val="2"/>
      <w:sz w:val="21"/>
      <w:szCs w:val="24"/>
    </w:rPr>
  </w:style>
  <w:style w:type="character" w:customStyle="1" w:styleId="9">
    <w:name w:val="批注主题 字符"/>
    <w:basedOn w:val="8"/>
    <w:link w:val="3"/>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1231</Words>
  <Characters>4481</Characters>
  <Lines>126</Lines>
  <Paragraphs>79</Paragraphs>
  <TotalTime>1945</TotalTime>
  <ScaleCrop>false</ScaleCrop>
  <LinksUpToDate>false</LinksUpToDate>
  <CharactersWithSpaces>5016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2026-04-16T08:44:00Z</dcterms:created>
  <dc:creator>26532</dc:creator>
  <cp:lastModifiedBy>Penghao Kuang</cp:lastModifiedBy>
  <dcterms:modified xsi:type="dcterms:W3CDTF">2026-04-23T13:33:57Z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eyJoZGlkIjoiNzA2NjE2YjEwMDEzOTAxMGEyNTQ2YTY1MTIxZTZkYjEiLCJ1c2VySWQiOiIxNzIxOTA0NzM4In0=</vt:lpwstr>
  </property>
  <property fmtid="{D5CDD505-2E9C-101B-9397-08002B2CF9AE}" pid="4" name="ICV">
    <vt:lpwstr>3313BF0DAB704E2EB54372784D62239A_13</vt:lpwstr>
  </property>
</Properties>
</file>